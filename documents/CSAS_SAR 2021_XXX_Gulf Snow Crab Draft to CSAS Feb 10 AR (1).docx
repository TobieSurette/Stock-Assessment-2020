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400F0" w14:textId="2419B177" w:rsidR="00525AEF" w:rsidRPr="00EA5E16" w:rsidRDefault="003027CC" w:rsidP="007C7BF8">
      <w:pPr>
        <w:pStyle w:val="Heading1"/>
      </w:pPr>
      <w:r w:rsidRPr="003027CC">
        <w:t xml:space="preserve">ASSESSMENT OF SNOW CRAB </w:t>
      </w:r>
      <w:r w:rsidR="00605F69">
        <w:t>(</w:t>
      </w:r>
      <w:r w:rsidR="00605F69" w:rsidRPr="00EA1F57">
        <w:rPr>
          <w:i/>
        </w:rPr>
        <w:t>CHIONOECETES OPILIO</w:t>
      </w:r>
      <w:r w:rsidR="00605F69">
        <w:t>)</w:t>
      </w:r>
      <w:r w:rsidR="00605F69">
        <w:br/>
      </w:r>
      <w:r w:rsidRPr="003027CC">
        <w:t>IN THE SOUTHERN GULF OF ST. LAWRENCE</w:t>
      </w:r>
      <w:r w:rsidR="00B66842">
        <w:t xml:space="preserve"> </w:t>
      </w:r>
      <w:r w:rsidRPr="003027CC">
        <w:t xml:space="preserve">(AREAS 12, 19, 12E </w:t>
      </w:r>
      <w:r w:rsidR="008618F3">
        <w:t xml:space="preserve">AND 12F) </w:t>
      </w:r>
      <w:r w:rsidR="006E200F">
        <w:t>TO 2020</w:t>
      </w:r>
      <w:r w:rsidR="0074069A">
        <w:t xml:space="preserve"> </w:t>
      </w:r>
      <w:commentRangeStart w:id="0"/>
      <w:r w:rsidR="006E200F">
        <w:t>AND ADVICE FOR THE 2021</w:t>
      </w:r>
      <w:r w:rsidRPr="003027CC">
        <w:t xml:space="preserve"> FISHERY</w:t>
      </w:r>
      <w:commentRangeEnd w:id="0"/>
      <w:r w:rsidR="00FC7BCE">
        <w:rPr>
          <w:rStyle w:val="CommentReference"/>
          <w:rFonts w:ascii="Arial" w:hAnsi="Arial"/>
          <w:b w:val="0"/>
          <w:caps w:val="0"/>
          <w:lang w:val="en-US"/>
        </w:rPr>
        <w:commentReference w:id="0"/>
      </w:r>
    </w:p>
    <w:tbl>
      <w:tblPr>
        <w:tblW w:w="9498" w:type="dxa"/>
        <w:tblLayout w:type="fixed"/>
        <w:tblLook w:val="04A0" w:firstRow="1" w:lastRow="0" w:firstColumn="1" w:lastColumn="0" w:noHBand="0" w:noVBand="1"/>
      </w:tblPr>
      <w:tblGrid>
        <w:gridCol w:w="4140"/>
        <w:gridCol w:w="5310"/>
        <w:gridCol w:w="48"/>
      </w:tblGrid>
      <w:tr w:rsidR="006E5B0F" w:rsidRPr="00B634E3" w14:paraId="2C1E40B4" w14:textId="77777777" w:rsidTr="00B04920">
        <w:trPr>
          <w:gridAfter w:val="1"/>
          <w:wAfter w:w="48" w:type="dxa"/>
          <w:trHeight w:val="5805"/>
        </w:trPr>
        <w:tc>
          <w:tcPr>
            <w:tcW w:w="4140" w:type="dxa"/>
            <w:tcBorders>
              <w:bottom w:val="single" w:sz="4" w:space="0" w:color="auto"/>
            </w:tcBorders>
            <w:vAlign w:val="center"/>
          </w:tcPr>
          <w:p w14:paraId="426D2785" w14:textId="6C753F26" w:rsidR="00E159E3" w:rsidRPr="00B634E3" w:rsidRDefault="003027CC" w:rsidP="00B04920">
            <w:pPr>
              <w:pStyle w:val="Caption-Figure"/>
              <w:jc w:val="center"/>
            </w:pPr>
            <w:r>
              <w:rPr>
                <w:noProof/>
              </w:rPr>
              <w:drawing>
                <wp:inline distT="0" distB="0" distL="0" distR="0" wp14:anchorId="5C037672" wp14:editId="0BE3DA25">
                  <wp:extent cx="2640965" cy="1543685"/>
                  <wp:effectExtent l="0" t="0" r="6985" b="0"/>
                  <wp:docPr id="1" name="Picture 1" descr="snow crab (Chionoecetes opi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ow crab Chionoecetes opil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543685"/>
                          </a:xfrm>
                          <a:prstGeom prst="rect">
                            <a:avLst/>
                          </a:prstGeom>
                          <a:noFill/>
                          <a:ln>
                            <a:noFill/>
                          </a:ln>
                        </pic:spPr>
                      </pic:pic>
                    </a:graphicData>
                  </a:graphic>
                </wp:inline>
              </w:drawing>
            </w:r>
            <w:r w:rsidR="00B04920">
              <w:br/>
            </w:r>
            <w:r w:rsidR="00855798">
              <w:t>S</w:t>
            </w:r>
            <w:r w:rsidR="00855798" w:rsidRPr="00855798">
              <w:t>now crab (</w:t>
            </w:r>
            <w:proofErr w:type="spellStart"/>
            <w:r w:rsidR="00855798" w:rsidRPr="00855798">
              <w:t>Chionoecetes</w:t>
            </w:r>
            <w:proofErr w:type="spellEnd"/>
            <w:r w:rsidR="00855798" w:rsidRPr="00855798">
              <w:t xml:space="preserve"> </w:t>
            </w:r>
            <w:proofErr w:type="spellStart"/>
            <w:r w:rsidR="00855798" w:rsidRPr="00855798">
              <w:t>opilio</w:t>
            </w:r>
            <w:proofErr w:type="spellEnd"/>
            <w:r w:rsidR="00855798" w:rsidRPr="00855798">
              <w:t>)</w:t>
            </w:r>
            <w:r w:rsidR="00855798">
              <w:t>.</w:t>
            </w:r>
            <w:r w:rsidR="00B04920">
              <w:br/>
            </w:r>
            <w:r w:rsidR="005602DD">
              <w:t>Credit: Fisheries and Oceans Canada</w:t>
            </w:r>
          </w:p>
        </w:tc>
        <w:tc>
          <w:tcPr>
            <w:tcW w:w="5310" w:type="dxa"/>
            <w:tcBorders>
              <w:bottom w:val="single" w:sz="4" w:space="0" w:color="auto"/>
            </w:tcBorders>
          </w:tcPr>
          <w:p w14:paraId="70920031" w14:textId="4EF2FC71" w:rsidR="00E159E3" w:rsidRPr="00B634E3" w:rsidRDefault="00C01AA3" w:rsidP="00B04920">
            <w:pPr>
              <w:pStyle w:val="Caption-Figure"/>
            </w:pPr>
            <w:r w:rsidRPr="00C01AA3">
              <w:rPr>
                <w:noProof/>
              </w:rPr>
              <w:drawing>
                <wp:inline distT="0" distB="0" distL="0" distR="0" wp14:anchorId="190DB7CE" wp14:editId="1AD3BB0E">
                  <wp:extent cx="3016250" cy="2320318"/>
                  <wp:effectExtent l="0" t="0" r="0" b="3810"/>
                  <wp:docPr id="11" name="Picture 11" descr="C:\Users\hebertm\AppData\Local\Microsoft\Windows\INetCache\Content.Outlook\SXQNKVWA\SAR2020fig1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bertm\AppData\Local\Microsoft\Windows\INetCache\Content.Outlook\SXQNKVWA\SAR2020fig1Ang.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4309" cy="2334210"/>
                          </a:xfrm>
                          <a:prstGeom prst="rect">
                            <a:avLst/>
                          </a:prstGeom>
                          <a:noFill/>
                          <a:ln>
                            <a:noFill/>
                          </a:ln>
                        </pic:spPr>
                      </pic:pic>
                    </a:graphicData>
                  </a:graphic>
                </wp:inline>
              </w:drawing>
            </w:r>
            <w:r w:rsidR="003027CC" w:rsidRPr="003027CC">
              <w:t>Figure 1</w:t>
            </w:r>
            <w:r w:rsidR="002B0EB6">
              <w:t>.</w:t>
            </w:r>
            <w:r w:rsidR="003027CC" w:rsidRPr="003027CC">
              <w:t xml:space="preserve"> Map of the southern Gulf of St. Lawrence showi</w:t>
            </w:r>
            <w:r w:rsidR="004170AA">
              <w:t>ng the Crab Fishing Areas</w:t>
            </w:r>
            <w:r w:rsidR="007A4CD3">
              <w:t xml:space="preserve"> (12, 12E, 12F, and 19)</w:t>
            </w:r>
            <w:r w:rsidR="003027CC" w:rsidRPr="003027CC">
              <w:t xml:space="preserve">, </w:t>
            </w:r>
            <w:r w:rsidR="00BF6377" w:rsidRPr="005602DD">
              <w:t xml:space="preserve">the </w:t>
            </w:r>
            <w:r w:rsidR="000A7B4F">
              <w:t>2019</w:t>
            </w:r>
            <w:r w:rsidR="00EE6C2C" w:rsidRPr="005602DD">
              <w:t xml:space="preserve"> static </w:t>
            </w:r>
            <w:r w:rsidR="00BF6377" w:rsidRPr="005602DD">
              <w:t xml:space="preserve">closure zone </w:t>
            </w:r>
            <w:r w:rsidR="0073425C">
              <w:t>within Area 12</w:t>
            </w:r>
            <w:r w:rsidR="00BF6377" w:rsidRPr="005602DD">
              <w:t xml:space="preserve"> to minimize fishery interaction</w:t>
            </w:r>
            <w:r w:rsidR="007A4CD3" w:rsidRPr="005602DD">
              <w:t>s</w:t>
            </w:r>
            <w:r w:rsidR="00BF6377" w:rsidRPr="005602DD">
              <w:t xml:space="preserve"> with North Atlantic </w:t>
            </w:r>
            <w:r w:rsidR="009B1D0B" w:rsidRPr="005602DD">
              <w:t>r</w:t>
            </w:r>
            <w:r w:rsidR="00BF6377" w:rsidRPr="005602DD">
              <w:t xml:space="preserve">ight </w:t>
            </w:r>
            <w:r w:rsidR="009B1D0B" w:rsidRPr="005602DD">
              <w:t>w</w:t>
            </w:r>
            <w:r w:rsidR="00BF6377" w:rsidRPr="005602DD">
              <w:t>hales</w:t>
            </w:r>
            <w:r w:rsidR="00BF6377" w:rsidRPr="00EE6C2C">
              <w:t>,</w:t>
            </w:r>
            <w:r w:rsidR="00BF6377">
              <w:t xml:space="preserve"> </w:t>
            </w:r>
            <w:r w:rsidR="003027CC" w:rsidRPr="003027CC">
              <w:t>fishing grounds</w:t>
            </w:r>
            <w:r w:rsidR="007C2DD5">
              <w:t>,</w:t>
            </w:r>
            <w:r w:rsidR="003027CC" w:rsidRPr="003027CC">
              <w:t xml:space="preserve"> and management buffer zones (shaded area). Fishing grounds are labeled as follows: 1</w:t>
            </w:r>
            <w:r w:rsidR="007A4CD3">
              <w:t>)</w:t>
            </w:r>
            <w:r w:rsidR="003027CC" w:rsidRPr="003027CC">
              <w:t xml:space="preserve"> Chaleur Bay, 2</w:t>
            </w:r>
            <w:r w:rsidR="007A4CD3">
              <w:t>)</w:t>
            </w:r>
            <w:r w:rsidR="003027CC" w:rsidRPr="003027CC">
              <w:t xml:space="preserve"> </w:t>
            </w:r>
            <w:proofErr w:type="spellStart"/>
            <w:r w:rsidR="003027CC" w:rsidRPr="003027CC">
              <w:t>Shediac</w:t>
            </w:r>
            <w:proofErr w:type="spellEnd"/>
            <w:r w:rsidR="003027CC" w:rsidRPr="003027CC">
              <w:t xml:space="preserve"> Valley, 3</w:t>
            </w:r>
            <w:r w:rsidR="007A4CD3">
              <w:t>)</w:t>
            </w:r>
            <w:r w:rsidR="003027CC" w:rsidRPr="003027CC">
              <w:t xml:space="preserve"> Orphan Bank, 4</w:t>
            </w:r>
            <w:r w:rsidR="007A4CD3">
              <w:t>)</w:t>
            </w:r>
            <w:r w:rsidR="003027CC" w:rsidRPr="003027CC">
              <w:t xml:space="preserve"> </w:t>
            </w:r>
            <w:proofErr w:type="spellStart"/>
            <w:r w:rsidR="003027CC" w:rsidRPr="003027CC">
              <w:t>Bradelle</w:t>
            </w:r>
            <w:proofErr w:type="spellEnd"/>
            <w:r w:rsidR="003027CC" w:rsidRPr="003027CC">
              <w:t xml:space="preserve"> Bank, 5</w:t>
            </w:r>
            <w:r w:rsidR="007A4CD3">
              <w:t>)</w:t>
            </w:r>
            <w:r w:rsidR="003027CC" w:rsidRPr="003027CC">
              <w:t xml:space="preserve"> Magdalen Channel, 6</w:t>
            </w:r>
            <w:r w:rsidR="007A4CD3">
              <w:t>)</w:t>
            </w:r>
            <w:r w:rsidR="003027CC" w:rsidRPr="003027CC">
              <w:t xml:space="preserve"> Cape Breton Corridor, 7</w:t>
            </w:r>
            <w:r w:rsidR="007A4CD3">
              <w:t>)</w:t>
            </w:r>
            <w:r w:rsidR="003027CC" w:rsidRPr="003027CC">
              <w:t xml:space="preserve"> Laurentian Channel, and 8</w:t>
            </w:r>
            <w:r w:rsidR="007A4CD3">
              <w:t>)</w:t>
            </w:r>
            <w:r w:rsidR="003027CC" w:rsidRPr="003027CC">
              <w:t xml:space="preserve"> American Bank.</w:t>
            </w:r>
          </w:p>
        </w:tc>
      </w:tr>
      <w:tr w:rsidR="00FE20D6" w:rsidRPr="00B634E3" w14:paraId="65BCEAC1" w14:textId="77777777" w:rsidTr="00CC0541">
        <w:tc>
          <w:tcPr>
            <w:tcW w:w="9498" w:type="dxa"/>
            <w:gridSpan w:val="3"/>
            <w:tcBorders>
              <w:top w:val="single" w:sz="4" w:space="0" w:color="auto"/>
              <w:left w:val="single" w:sz="4" w:space="0" w:color="auto"/>
              <w:bottom w:val="single" w:sz="4" w:space="0" w:color="auto"/>
              <w:right w:val="single" w:sz="4" w:space="0" w:color="auto"/>
            </w:tcBorders>
          </w:tcPr>
          <w:p w14:paraId="1FA4F842" w14:textId="77777777" w:rsidR="00FE20D6" w:rsidRDefault="004F4130" w:rsidP="004E7E68">
            <w:pPr>
              <w:pStyle w:val="Context-Heading"/>
            </w:pPr>
            <w:r>
              <w:t>Context</w:t>
            </w:r>
            <w:r w:rsidR="00CF102B">
              <w:t>:</w:t>
            </w:r>
          </w:p>
          <w:p w14:paraId="16D4BEAA" w14:textId="1C1868F7" w:rsidR="003027CC" w:rsidRPr="0052772C" w:rsidRDefault="003027CC" w:rsidP="003027CC">
            <w:pPr>
              <w:pStyle w:val="Context-text"/>
            </w:pPr>
            <w:r w:rsidRPr="0052772C">
              <w:t xml:space="preserve">Snow crab, </w:t>
            </w:r>
            <w:proofErr w:type="spellStart"/>
            <w:r w:rsidRPr="0052772C">
              <w:t>Chionoecetes</w:t>
            </w:r>
            <w:proofErr w:type="spellEnd"/>
            <w:r w:rsidRPr="0052772C">
              <w:t xml:space="preserve"> </w:t>
            </w:r>
            <w:proofErr w:type="spellStart"/>
            <w:r w:rsidRPr="0052772C">
              <w:t>opilio</w:t>
            </w:r>
            <w:proofErr w:type="spellEnd"/>
            <w:r w:rsidRPr="0052772C">
              <w:t xml:space="preserve">, has been commercially exploited in the southern Gulf of St. Lawrence </w:t>
            </w:r>
            <w:r>
              <w:rPr>
                <w:spacing w:val="-1"/>
              </w:rPr>
              <w:t>since the mid-</w:t>
            </w:r>
            <w:r w:rsidRPr="0052772C">
              <w:rPr>
                <w:spacing w:val="-1"/>
              </w:rPr>
              <w:t xml:space="preserve">1960s. There are four individually managed fishing areas among which Area 12 (Figure 1) </w:t>
            </w:r>
            <w:r w:rsidRPr="0052772C">
              <w:rPr>
                <w:w w:val="102"/>
              </w:rPr>
              <w:t xml:space="preserve">is the largest fishery in terms of its fishable surface, number of participants and landings. In Areas 12, </w:t>
            </w:r>
            <w:r w:rsidRPr="0052772C">
              <w:rPr>
                <w:w w:val="103"/>
              </w:rPr>
              <w:t>12E and 12F, the fishing season generally starts in April</w:t>
            </w:r>
            <w:r w:rsidR="00B223D6">
              <w:rPr>
                <w:w w:val="103"/>
              </w:rPr>
              <w:t xml:space="preserve"> or </w:t>
            </w:r>
            <w:r w:rsidRPr="0052772C">
              <w:rPr>
                <w:w w:val="103"/>
              </w:rPr>
              <w:t xml:space="preserve">May as soon as the Gulf is clear of ice and </w:t>
            </w:r>
            <w:r w:rsidRPr="0052772C">
              <w:t>continues into early summer</w:t>
            </w:r>
            <w:r w:rsidR="00B223D6">
              <w:t>.</w:t>
            </w:r>
            <w:r w:rsidRPr="0052772C">
              <w:t xml:space="preserve"> </w:t>
            </w:r>
            <w:r w:rsidR="00B223D6">
              <w:t>I</w:t>
            </w:r>
            <w:r w:rsidRPr="0052772C">
              <w:t xml:space="preserve">n Area 19, the fishery opens after June 30 and </w:t>
            </w:r>
            <w:r w:rsidR="00B223D6">
              <w:t>typically</w:t>
            </w:r>
            <w:r w:rsidR="00B223D6" w:rsidRPr="0052772C">
              <w:t xml:space="preserve"> </w:t>
            </w:r>
            <w:r w:rsidRPr="0052772C">
              <w:t>ends in mid-</w:t>
            </w:r>
            <w:r w:rsidRPr="0052772C">
              <w:rPr>
                <w:spacing w:val="-2"/>
              </w:rPr>
              <w:t>September. The landing of females is prohibi</w:t>
            </w:r>
            <w:r>
              <w:rPr>
                <w:spacing w:val="-2"/>
              </w:rPr>
              <w:t xml:space="preserve">ted and only hard-shelled males </w:t>
            </w:r>
            <w:r w:rsidRPr="0052772C">
              <w:rPr>
                <w:spacing w:val="-2"/>
              </w:rPr>
              <w:t>≥ 95 mm of carapace width are commercially exploited</w:t>
            </w:r>
            <w:r w:rsidRPr="006E5750">
              <w:rPr>
                <w:spacing w:val="-2"/>
              </w:rPr>
              <w:t>.</w:t>
            </w:r>
          </w:p>
          <w:p w14:paraId="7AA34C8E" w14:textId="4B67172E" w:rsidR="00FE20D6" w:rsidRPr="00CF102B" w:rsidRDefault="003027CC" w:rsidP="004E0655">
            <w:pPr>
              <w:pStyle w:val="Context-text"/>
            </w:pPr>
            <w:r w:rsidRPr="006E5750">
              <w:rPr>
                <w:w w:val="103"/>
              </w:rPr>
              <w:t xml:space="preserve">DFO Gulf Region Fisheries and Aquaculture Management requested an assessment of the resource </w:t>
            </w:r>
            <w:r w:rsidR="006E200F">
              <w:rPr>
                <w:w w:val="106"/>
              </w:rPr>
              <w:t>status in 2020</w:t>
            </w:r>
            <w:r w:rsidR="000A7B4F">
              <w:rPr>
                <w:w w:val="106"/>
              </w:rPr>
              <w:t xml:space="preserve"> </w:t>
            </w:r>
            <w:r w:rsidR="006E200F">
              <w:rPr>
                <w:w w:val="106"/>
              </w:rPr>
              <w:t>and catch advice for the 2021</w:t>
            </w:r>
            <w:r w:rsidRPr="006E5750">
              <w:rPr>
                <w:w w:val="106"/>
              </w:rPr>
              <w:t xml:space="preserve"> fishery. This document provides an overview of the </w:t>
            </w:r>
            <w:r w:rsidRPr="006E5750">
              <w:rPr>
                <w:w w:val="102"/>
              </w:rPr>
              <w:t xml:space="preserve">assessment results and the science advice. Catch rates and other fishery performance indicators are </w:t>
            </w:r>
            <w:r w:rsidRPr="006E5750">
              <w:rPr>
                <w:spacing w:val="-1"/>
              </w:rPr>
              <w:t xml:space="preserve">reported. The assessment of the status of the southern Gulf snow crab resource (Areas 12, 19, 12E and </w:t>
            </w:r>
            <w:r w:rsidRPr="006E5750">
              <w:rPr>
                <w:w w:val="102"/>
              </w:rPr>
              <w:t xml:space="preserve">12F) is based on fishery independent trawl surveys that provide indicators of: abundance (commercial </w:t>
            </w:r>
            <w:r w:rsidRPr="006E5750">
              <w:rPr>
                <w:spacing w:val="-1"/>
              </w:rPr>
              <w:t xml:space="preserve">biomass), reproductive potential (abundance of mature females), </w:t>
            </w:r>
            <w:r>
              <w:rPr>
                <w:spacing w:val="-1"/>
              </w:rPr>
              <w:t xml:space="preserve">and </w:t>
            </w:r>
            <w:r w:rsidRPr="006E5750">
              <w:rPr>
                <w:spacing w:val="-1"/>
              </w:rPr>
              <w:t>recruitment</w:t>
            </w:r>
            <w:r w:rsidRPr="006E5750">
              <w:rPr>
                <w:w w:val="104"/>
              </w:rPr>
              <w:t xml:space="preserve">. </w:t>
            </w:r>
            <w:r w:rsidR="006E200F">
              <w:rPr>
                <w:w w:val="104"/>
              </w:rPr>
              <w:t xml:space="preserve">A science peer review virtual meeting </w:t>
            </w:r>
            <w:r w:rsidRPr="00B66842">
              <w:rPr>
                <w:w w:val="104"/>
              </w:rPr>
              <w:t xml:space="preserve">was </w:t>
            </w:r>
            <w:r w:rsidR="004E0655">
              <w:rPr>
                <w:w w:val="104"/>
              </w:rPr>
              <w:t>held</w:t>
            </w:r>
            <w:r w:rsidR="004E0655" w:rsidRPr="00B66842">
              <w:rPr>
                <w:w w:val="104"/>
              </w:rPr>
              <w:t xml:space="preserve"> </w:t>
            </w:r>
            <w:r w:rsidR="004E0655">
              <w:rPr>
                <w:w w:val="104"/>
              </w:rPr>
              <w:t xml:space="preserve">via Zoom </w:t>
            </w:r>
            <w:r w:rsidR="006E200F">
              <w:rPr>
                <w:w w:val="104"/>
              </w:rPr>
              <w:t xml:space="preserve">on </w:t>
            </w:r>
            <w:r w:rsidR="000A7B4F">
              <w:rPr>
                <w:w w:val="104"/>
              </w:rPr>
              <w:t>February</w:t>
            </w:r>
            <w:r w:rsidRPr="00B66842">
              <w:rPr>
                <w:w w:val="104"/>
              </w:rPr>
              <w:t xml:space="preserve"> </w:t>
            </w:r>
            <w:r w:rsidR="006E200F">
              <w:rPr>
                <w:w w:val="104"/>
              </w:rPr>
              <w:t>10-11, 2021</w:t>
            </w:r>
            <w:r w:rsidRPr="00B66842">
              <w:t>. Parti</w:t>
            </w:r>
            <w:r w:rsidRPr="006E5750">
              <w:t xml:space="preserve">cipants at the science review </w:t>
            </w:r>
            <w:r>
              <w:t xml:space="preserve">were from </w:t>
            </w:r>
            <w:r w:rsidRPr="006E5750">
              <w:t xml:space="preserve">DFO Science, DFO Fisheries </w:t>
            </w:r>
            <w:r w:rsidR="00566B3F">
              <w:t xml:space="preserve">and Aquaculture </w:t>
            </w:r>
            <w:r w:rsidR="006E200F">
              <w:t>Management</w:t>
            </w:r>
            <w:r w:rsidR="00E9633F">
              <w:t>,</w:t>
            </w:r>
            <w:r w:rsidRPr="006E5750">
              <w:t xml:space="preserve"> fishing industry, </w:t>
            </w:r>
            <w:r w:rsidR="004E0655">
              <w:t xml:space="preserve">and </w:t>
            </w:r>
            <w:r w:rsidR="00EE6C2C">
              <w:t>Indigenous</w:t>
            </w:r>
            <w:r w:rsidR="00EE6C2C" w:rsidRPr="006E5750">
              <w:t xml:space="preserve"> </w:t>
            </w:r>
            <w:r w:rsidRPr="006E5750">
              <w:t>organi</w:t>
            </w:r>
            <w:r>
              <w:t>z</w:t>
            </w:r>
            <w:r w:rsidRPr="006E5750">
              <w:t>ations</w:t>
            </w:r>
            <w:r>
              <w:t>.</w:t>
            </w:r>
          </w:p>
        </w:tc>
      </w:tr>
    </w:tbl>
    <w:p w14:paraId="1B86E208" w14:textId="77777777" w:rsidR="00CB1CF9" w:rsidRPr="00CB1CF9" w:rsidRDefault="004C4322" w:rsidP="002A0014">
      <w:pPr>
        <w:pStyle w:val="Heading2"/>
      </w:pPr>
      <w:r>
        <w:lastRenderedPageBreak/>
        <w:t>SUMMARY</w:t>
      </w:r>
    </w:p>
    <w:p w14:paraId="4D35C832"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Snow crab in the southern Gulf of St. Lawrence (</w:t>
      </w:r>
      <w:proofErr w:type="spellStart"/>
      <w:r w:rsidRPr="00961B15">
        <w:rPr>
          <w:rFonts w:ascii="Arial" w:hAnsi="Arial" w:cs="Arial"/>
        </w:rPr>
        <w:t>sGSL</w:t>
      </w:r>
      <w:proofErr w:type="spellEnd"/>
      <w:r w:rsidRPr="00961B15">
        <w:rPr>
          <w:rFonts w:ascii="Arial" w:hAnsi="Arial" w:cs="Arial"/>
        </w:rPr>
        <w:t xml:space="preserve">) is considered as a single stock unit for assessment purposes and comprises snow crab fishing areas 12, 19, 12E, and 12F. </w:t>
      </w:r>
    </w:p>
    <w:p w14:paraId="234E1283"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landings of snow crab from the </w:t>
      </w:r>
      <w:proofErr w:type="spellStart"/>
      <w:r w:rsidRPr="00961B15">
        <w:rPr>
          <w:rFonts w:ascii="Arial" w:hAnsi="Arial" w:cs="Arial"/>
        </w:rPr>
        <w:t>sGSL</w:t>
      </w:r>
      <w:proofErr w:type="spellEnd"/>
      <w:r w:rsidRPr="00961B15">
        <w:rPr>
          <w:rFonts w:ascii="Arial" w:hAnsi="Arial" w:cs="Arial"/>
        </w:rPr>
        <w:t xml:space="preserve"> in 2020 were 28,156 </w:t>
      </w:r>
      <w:proofErr w:type="spellStart"/>
      <w:r w:rsidRPr="00961B15">
        <w:rPr>
          <w:rFonts w:ascii="Arial" w:hAnsi="Arial" w:cs="Arial"/>
        </w:rPr>
        <w:t>tonnes</w:t>
      </w:r>
      <w:proofErr w:type="spellEnd"/>
      <w:r w:rsidRPr="00961B15">
        <w:rPr>
          <w:rFonts w:ascii="Arial" w:hAnsi="Arial" w:cs="Arial"/>
        </w:rPr>
        <w:t xml:space="preserve"> (t) from a revised quota of 31,152 t. Catch per unit of effort have decreased in all fishing areas in 2020 from 2019. </w:t>
      </w:r>
    </w:p>
    <w:p w14:paraId="0528F818" w14:textId="4358D625" w:rsid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exploitation rate of the 2020 fishery was estimated at 35.6% based on the 2019 survey commercial biomass estimate. </w:t>
      </w:r>
    </w:p>
    <w:p w14:paraId="421C25D4" w14:textId="33A6D110" w:rsidR="00E637FA" w:rsidRPr="00E637FA" w:rsidRDefault="00E637FA" w:rsidP="00E637FA">
      <w:pPr>
        <w:pStyle w:val="ListParagraph"/>
        <w:numPr>
          <w:ilvl w:val="0"/>
          <w:numId w:val="34"/>
        </w:numPr>
        <w:spacing w:before="240" w:after="240" w:line="240" w:lineRule="auto"/>
        <w:contextualSpacing w:val="0"/>
        <w:rPr>
          <w:rFonts w:ascii="Arial" w:hAnsi="Arial" w:cs="Arial"/>
        </w:rPr>
      </w:pPr>
      <w:r w:rsidRPr="00961B15">
        <w:rPr>
          <w:rFonts w:ascii="Arial" w:hAnsi="Arial" w:cs="Arial"/>
        </w:rPr>
        <w:t>Concerns of overestimation of survey estimates raised during 2019’s assessment following a change in survey vessel persisted in the analysis of the 2020 survey data. Indicators of survey bias were presented with supporting data and evidence.</w:t>
      </w:r>
    </w:p>
    <w:p w14:paraId="0FC275A8" w14:textId="3636939C"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2020 post-fishery survey biomass </w:t>
      </w:r>
      <w:r w:rsidR="00E637FA">
        <w:rPr>
          <w:rFonts w:ascii="Arial" w:hAnsi="Arial" w:cs="Arial"/>
        </w:rPr>
        <w:t xml:space="preserve">estimate </w:t>
      </w:r>
      <w:r w:rsidRPr="00961B15">
        <w:rPr>
          <w:rFonts w:ascii="Arial" w:hAnsi="Arial" w:cs="Arial"/>
        </w:rPr>
        <w:t xml:space="preserve">of commercial-sized adult male crabs (carapace width &gt;= 95mm) was estimated at 77,748 t. Total commercial biomass in the 2020 survey was composed 75% of new recruitment </w:t>
      </w:r>
      <w:r w:rsidRPr="00E637FA">
        <w:rPr>
          <w:rFonts w:ascii="Arial" w:hAnsi="Arial" w:cs="Arial"/>
          <w:strike/>
        </w:rPr>
        <w:t xml:space="preserve">(58,438 t) </w:t>
      </w:r>
      <w:r w:rsidRPr="00961B15">
        <w:rPr>
          <w:rFonts w:ascii="Arial" w:hAnsi="Arial" w:cs="Arial"/>
        </w:rPr>
        <w:t xml:space="preserve">and 25% of residual biomass </w:t>
      </w:r>
      <w:r w:rsidRPr="00E637FA">
        <w:rPr>
          <w:rFonts w:ascii="Arial" w:hAnsi="Arial" w:cs="Arial"/>
          <w:strike/>
        </w:rPr>
        <w:t>(19,107 t)</w:t>
      </w:r>
      <w:r w:rsidRPr="00961B15">
        <w:rPr>
          <w:rFonts w:ascii="Arial" w:hAnsi="Arial" w:cs="Arial"/>
        </w:rPr>
        <w:t xml:space="preserve">.  </w:t>
      </w:r>
    </w:p>
    <w:p w14:paraId="52D282A8" w14:textId="7917CB11" w:rsidR="00961B15" w:rsidRPr="00E637FA" w:rsidRDefault="00961B15" w:rsidP="00961B15">
      <w:pPr>
        <w:pStyle w:val="ListParagraph"/>
        <w:numPr>
          <w:ilvl w:val="0"/>
          <w:numId w:val="34"/>
        </w:numPr>
        <w:spacing w:before="240" w:after="240" w:line="240" w:lineRule="auto"/>
        <w:contextualSpacing w:val="0"/>
        <w:rPr>
          <w:rFonts w:ascii="Arial" w:hAnsi="Arial" w:cs="Arial"/>
          <w:highlight w:val="green"/>
        </w:rPr>
      </w:pPr>
      <w:r w:rsidRPr="00E637FA">
        <w:rPr>
          <w:rFonts w:ascii="Arial" w:hAnsi="Arial" w:cs="Arial"/>
          <w:highlight w:val="green"/>
        </w:rPr>
        <w:t xml:space="preserve">Overestimation bias was quantified relative to 2018, as calculated from fishery-dependent and –independent sources, and ranged from </w:t>
      </w:r>
      <w:r w:rsidR="00E637FA" w:rsidRPr="00E637FA">
        <w:rPr>
          <w:rFonts w:ascii="Arial" w:hAnsi="Arial" w:cs="Arial"/>
          <w:highlight w:val="green"/>
        </w:rPr>
        <w:t>14.4</w:t>
      </w:r>
      <w:commentRangeStart w:id="1"/>
      <w:r w:rsidRPr="00E637FA">
        <w:rPr>
          <w:rFonts w:ascii="Arial" w:hAnsi="Arial" w:cs="Arial"/>
          <w:highlight w:val="green"/>
        </w:rPr>
        <w:t xml:space="preserve">% </w:t>
      </w:r>
      <w:commentRangeEnd w:id="1"/>
      <w:r w:rsidR="008210D1" w:rsidRPr="00E637FA">
        <w:rPr>
          <w:rStyle w:val="CommentReference"/>
          <w:rFonts w:ascii="Arial" w:eastAsia="Times New Roman" w:hAnsi="Arial" w:cs="Times New Roman"/>
          <w:highlight w:val="green"/>
        </w:rPr>
        <w:commentReference w:id="1"/>
      </w:r>
      <w:r w:rsidRPr="00E637FA">
        <w:rPr>
          <w:rFonts w:ascii="Arial" w:hAnsi="Arial" w:cs="Arial"/>
          <w:highlight w:val="green"/>
        </w:rPr>
        <w:t xml:space="preserve">on the survey commercial biomass estimate </w:t>
      </w:r>
      <w:r w:rsidR="00E637FA" w:rsidRPr="00E637FA">
        <w:rPr>
          <w:rFonts w:ascii="Arial" w:hAnsi="Arial" w:cs="Arial"/>
          <w:highlight w:val="green"/>
        </w:rPr>
        <w:t xml:space="preserve">to </w:t>
      </w:r>
      <w:r w:rsidRPr="00E637FA">
        <w:rPr>
          <w:rFonts w:ascii="Arial" w:hAnsi="Arial" w:cs="Arial"/>
          <w:highlight w:val="green"/>
        </w:rPr>
        <w:t xml:space="preserve">30 to 40% on females and sub-legal males. </w:t>
      </w:r>
    </w:p>
    <w:p w14:paraId="70EB3FD2"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Hypotheses were presented to explain the bias and uncertainties around the survey time series and the possibility of overestimation of the survey estimates in 2019 and 2020.</w:t>
      </w:r>
    </w:p>
    <w:p w14:paraId="0BFC3E7F"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consequence of recurrent overestimations of the commercial biomass would result in the realized exploitation rate exceeding the level agreed upon in the Precautionary Approach (PA) harvest decision rules with potential long-term impacts on the stock and population. </w:t>
      </w:r>
    </w:p>
    <w:p w14:paraId="66F6547E"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Accordingly, options were proposed to reduce risk of over-exploitation of the stock given indications of overestimation in the survey estimates.  However, consensus on the occurrence of an overestimation and on a correction factor was not reached.</w:t>
      </w:r>
    </w:p>
    <w:p w14:paraId="1314551F"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A plan will be developed to address bias and catchability issues for the upcoming surveys and consistency in the indicators used in the stock assessment.</w:t>
      </w:r>
    </w:p>
    <w:p w14:paraId="0E123698" w14:textId="77777777" w:rsidR="00961B15" w:rsidRDefault="00961B15" w:rsidP="00961B15">
      <w:pPr>
        <w:pStyle w:val="ListParagraph"/>
        <w:numPr>
          <w:ilvl w:val="0"/>
          <w:numId w:val="34"/>
        </w:numPr>
        <w:spacing w:before="240" w:after="240" w:line="240" w:lineRule="auto"/>
        <w:contextualSpacing w:val="0"/>
      </w:pPr>
      <w:r w:rsidRPr="00961B15">
        <w:rPr>
          <w:rFonts w:ascii="Arial" w:hAnsi="Arial" w:cs="Arial"/>
        </w:rPr>
        <w:t xml:space="preserve">Additionally, there is continued evidence of warming conditions in the </w:t>
      </w:r>
      <w:proofErr w:type="spellStart"/>
      <w:r w:rsidRPr="00961B15">
        <w:rPr>
          <w:rFonts w:ascii="Arial" w:hAnsi="Arial" w:cs="Arial"/>
        </w:rPr>
        <w:t>sGSL</w:t>
      </w:r>
      <w:proofErr w:type="spellEnd"/>
      <w:r w:rsidRPr="00961B15">
        <w:rPr>
          <w:rFonts w:ascii="Arial" w:hAnsi="Arial" w:cs="Arial"/>
        </w:rPr>
        <w:t xml:space="preserve"> and the extent to which it could impact snow crab population dynamics and distribution is still not well understood and under investigation</w:t>
      </w:r>
      <w:r>
        <w:t xml:space="preserve">.  </w:t>
      </w:r>
    </w:p>
    <w:p w14:paraId="44BE079D" w14:textId="77777777" w:rsidR="00961B15" w:rsidRDefault="00961B15" w:rsidP="002A0014">
      <w:pPr>
        <w:pStyle w:val="Heading2"/>
      </w:pPr>
    </w:p>
    <w:p w14:paraId="756950BB" w14:textId="7A8B1553" w:rsidR="00CB1CF9" w:rsidRPr="00CB1CF9" w:rsidRDefault="00EE583B" w:rsidP="002A0014">
      <w:pPr>
        <w:pStyle w:val="Heading2"/>
      </w:pPr>
      <w:r>
        <w:t>BACKGROUND</w:t>
      </w:r>
    </w:p>
    <w:p w14:paraId="644B1635" w14:textId="77777777" w:rsidR="003027CC" w:rsidRPr="00B95FE9" w:rsidRDefault="003027CC" w:rsidP="00B74814">
      <w:pPr>
        <w:pStyle w:val="Heading3"/>
      </w:pPr>
      <w:r w:rsidRPr="00B95FE9">
        <w:t>Species Biology</w:t>
      </w:r>
    </w:p>
    <w:p w14:paraId="2F9FEE42" w14:textId="08857B91" w:rsidR="003027CC" w:rsidRPr="00B01278" w:rsidRDefault="003027CC" w:rsidP="003027CC">
      <w:pPr>
        <w:pStyle w:val="BodyText"/>
        <w:rPr>
          <w:spacing w:val="-3"/>
        </w:rPr>
      </w:pPr>
      <w:r w:rsidRPr="00B01278">
        <w:rPr>
          <w:w w:val="104"/>
        </w:rPr>
        <w:t>Snow crab (</w:t>
      </w:r>
      <w:proofErr w:type="spellStart"/>
      <w:r w:rsidRPr="00B01278">
        <w:rPr>
          <w:rFonts w:ascii="Arial Italic" w:hAnsi="Arial Italic" w:cs="Arial Italic"/>
          <w:w w:val="104"/>
        </w:rPr>
        <w:t>Chionoecetes</w:t>
      </w:r>
      <w:proofErr w:type="spellEnd"/>
      <w:r w:rsidRPr="00B01278">
        <w:rPr>
          <w:rFonts w:ascii="Arial Italic" w:hAnsi="Arial Italic" w:cs="Arial Italic"/>
          <w:w w:val="104"/>
        </w:rPr>
        <w:t xml:space="preserve"> </w:t>
      </w:r>
      <w:proofErr w:type="spellStart"/>
      <w:r w:rsidRPr="00B01278">
        <w:rPr>
          <w:rFonts w:ascii="Arial Italic" w:hAnsi="Arial Italic" w:cs="Arial Italic"/>
          <w:w w:val="104"/>
        </w:rPr>
        <w:t>opilio</w:t>
      </w:r>
      <w:proofErr w:type="spellEnd"/>
      <w:r w:rsidRPr="00B01278">
        <w:rPr>
          <w:w w:val="104"/>
        </w:rPr>
        <w:t>) is a crustacean</w:t>
      </w:r>
      <w:r w:rsidR="00BC3EFB" w:rsidRPr="00B01278">
        <w:rPr>
          <w:w w:val="104"/>
        </w:rPr>
        <w:t xml:space="preserve"> </w:t>
      </w:r>
      <w:r w:rsidRPr="00B01278">
        <w:rPr>
          <w:w w:val="104"/>
        </w:rPr>
        <w:t xml:space="preserve">with a flat, almost circular body and five pairs of legs. The hard outer shell is periodically shed in a </w:t>
      </w:r>
      <w:r w:rsidRPr="00B01278">
        <w:t xml:space="preserve">process called molting. After molting, crabs have a soft shell for a period of 8 to 10 months. </w:t>
      </w:r>
      <w:r w:rsidRPr="00B01278">
        <w:rPr>
          <w:spacing w:val="-1"/>
        </w:rPr>
        <w:t>Soft-shelled crab is defined by shell hardness (&lt;</w:t>
      </w:r>
      <w:r w:rsidR="00697278">
        <w:rPr>
          <w:spacing w:val="-1"/>
        </w:rPr>
        <w:t xml:space="preserve"> </w:t>
      </w:r>
      <w:r w:rsidRPr="00B01278">
        <w:rPr>
          <w:spacing w:val="-1"/>
        </w:rPr>
        <w:t xml:space="preserve">68 durometer units) and includes both new-soft </w:t>
      </w:r>
      <w:r w:rsidRPr="00B01278">
        <w:rPr>
          <w:spacing w:val="-3"/>
        </w:rPr>
        <w:t xml:space="preserve">(condition 1) and clean hard-shelled crab (condition 2). The term white-crab is used in the </w:t>
      </w:r>
      <w:r w:rsidRPr="00B01278">
        <w:t xml:space="preserve">summer fishery of Area 19 because the newly-molted crabs have reached a relatively harder carapace than those observed during the spring fishery (Areas 12, 12E and 12F). White crab is </w:t>
      </w:r>
      <w:r w:rsidRPr="00B01278">
        <w:rPr>
          <w:w w:val="102"/>
        </w:rPr>
        <w:t xml:space="preserve">defined by shell </w:t>
      </w:r>
      <w:r w:rsidRPr="00697278">
        <w:rPr>
          <w:w w:val="102"/>
        </w:rPr>
        <w:t>hardness &lt;</w:t>
      </w:r>
      <w:r w:rsidR="00697278" w:rsidRPr="00697278">
        <w:rPr>
          <w:w w:val="102"/>
        </w:rPr>
        <w:t xml:space="preserve"> </w:t>
      </w:r>
      <w:r w:rsidRPr="00697278">
        <w:rPr>
          <w:w w:val="102"/>
        </w:rPr>
        <w:t>78</w:t>
      </w:r>
      <w:r w:rsidRPr="00B01278">
        <w:rPr>
          <w:w w:val="102"/>
        </w:rPr>
        <w:t xml:space="preserve"> durometer units and includes both new soft (condition 1) and </w:t>
      </w:r>
      <w:r w:rsidRPr="00B01278">
        <w:rPr>
          <w:spacing w:val="-3"/>
        </w:rPr>
        <w:t>clean hard-shelled crab (condition</w:t>
      </w:r>
      <w:r w:rsidR="002C1072">
        <w:rPr>
          <w:spacing w:val="-3"/>
        </w:rPr>
        <w:t> </w:t>
      </w:r>
      <w:r w:rsidRPr="00B01278">
        <w:rPr>
          <w:spacing w:val="-3"/>
        </w:rPr>
        <w:t>2).</w:t>
      </w:r>
    </w:p>
    <w:p w14:paraId="25842F3F" w14:textId="3A25AA99" w:rsidR="003027CC" w:rsidRDefault="007D785D" w:rsidP="003027CC">
      <w:pPr>
        <w:pStyle w:val="BodyText"/>
        <w:rPr>
          <w:spacing w:val="-3"/>
        </w:rPr>
      </w:pPr>
      <w:r>
        <w:rPr>
          <w:spacing w:val="-2"/>
        </w:rPr>
        <w:t>S</w:t>
      </w:r>
      <w:r w:rsidR="003027CC" w:rsidRPr="00B01278">
        <w:rPr>
          <w:spacing w:val="-2"/>
        </w:rPr>
        <w:t xml:space="preserve">now crab do not continue to molt throughout their </w:t>
      </w:r>
      <w:r w:rsidR="009733C2">
        <w:rPr>
          <w:spacing w:val="-2"/>
        </w:rPr>
        <w:t>lifespan</w:t>
      </w:r>
      <w:r w:rsidR="003027CC" w:rsidRPr="00B01278">
        <w:rPr>
          <w:spacing w:val="-2"/>
        </w:rPr>
        <w:t xml:space="preserve">. Females stop </w:t>
      </w:r>
      <w:r w:rsidR="003027CC" w:rsidRPr="00B01278">
        <w:rPr>
          <w:spacing w:val="-1"/>
        </w:rPr>
        <w:t xml:space="preserve">growing when they acquire a wide abdomen for carrying eggs, </w:t>
      </w:r>
      <w:r w:rsidR="00C55CA8" w:rsidRPr="00B01278">
        <w:rPr>
          <w:spacing w:val="-1"/>
        </w:rPr>
        <w:t>occur</w:t>
      </w:r>
      <w:r w:rsidR="00C55CA8">
        <w:rPr>
          <w:spacing w:val="-1"/>
        </w:rPr>
        <w:t>ring</w:t>
      </w:r>
      <w:r w:rsidR="003027CC" w:rsidRPr="00B01278">
        <w:rPr>
          <w:spacing w:val="-1"/>
        </w:rPr>
        <w:t xml:space="preserve"> at carapace widths </w:t>
      </w:r>
      <w:r w:rsidR="003027CC" w:rsidRPr="00B01278">
        <w:rPr>
          <w:w w:val="103"/>
        </w:rPr>
        <w:t>(CW</w:t>
      </w:r>
      <w:r w:rsidR="009C625E">
        <w:rPr>
          <w:w w:val="103"/>
        </w:rPr>
        <w:t>s</w:t>
      </w:r>
      <w:r w:rsidR="003027CC" w:rsidRPr="00B01278">
        <w:rPr>
          <w:w w:val="103"/>
        </w:rPr>
        <w:t>) less than 95</w:t>
      </w:r>
      <w:r w:rsidR="001E3397">
        <w:rPr>
          <w:w w:val="103"/>
        </w:rPr>
        <w:t xml:space="preserve"> </w:t>
      </w:r>
      <w:r w:rsidR="003027CC" w:rsidRPr="00B01278">
        <w:rPr>
          <w:w w:val="103"/>
        </w:rPr>
        <w:t xml:space="preserve">mm. Males stop growing when they acquire large claws on the first pair of </w:t>
      </w:r>
      <w:r w:rsidR="003027CC" w:rsidRPr="00B01278">
        <w:rPr>
          <w:spacing w:val="-1"/>
        </w:rPr>
        <w:t xml:space="preserve">legs, which can occur at CWs between 40 and 150 mm. Females produce eggs that are carried beneath the abdomen for approximately two years in the southern Gulf of St. </w:t>
      </w:r>
      <w:r w:rsidR="003027CC" w:rsidRPr="00C55CA8">
        <w:rPr>
          <w:spacing w:val="-1"/>
        </w:rPr>
        <w:t>Lawrence</w:t>
      </w:r>
      <w:r w:rsidR="00B7307E" w:rsidRPr="00C55CA8">
        <w:rPr>
          <w:spacing w:val="-1"/>
        </w:rPr>
        <w:t xml:space="preserve"> (</w:t>
      </w:r>
      <w:proofErr w:type="spellStart"/>
      <w:r w:rsidR="00B7307E" w:rsidRPr="00C55CA8">
        <w:rPr>
          <w:spacing w:val="-1"/>
        </w:rPr>
        <w:t>sGSL</w:t>
      </w:r>
      <w:proofErr w:type="spellEnd"/>
      <w:r w:rsidR="00B7307E" w:rsidRPr="00C55CA8">
        <w:rPr>
          <w:spacing w:val="-1"/>
        </w:rPr>
        <w:t>)</w:t>
      </w:r>
      <w:r w:rsidR="003027CC" w:rsidRPr="00C55CA8">
        <w:rPr>
          <w:spacing w:val="-1"/>
        </w:rPr>
        <w:t>. The</w:t>
      </w:r>
      <w:r w:rsidR="003027CC" w:rsidRPr="00B01278">
        <w:rPr>
          <w:spacing w:val="-1"/>
        </w:rPr>
        <w:t xml:space="preserve"> eggs hatch in late spring or early summer </w:t>
      </w:r>
      <w:r w:rsidR="003027CC" w:rsidRPr="00B01278">
        <w:t xml:space="preserve">and the newly-hatched crab larvae spend 12-15 weeks in the water column. At the end of this period, they settle on the bottom. It takes at least 8-9 years (post-settlement) for </w:t>
      </w:r>
      <w:r w:rsidR="003027CC" w:rsidRPr="00B01278">
        <w:rPr>
          <w:spacing w:val="-3"/>
        </w:rPr>
        <w:t>males to reach legal commercial size.</w:t>
      </w:r>
      <w:r w:rsidR="003027CC">
        <w:rPr>
          <w:spacing w:val="-3"/>
        </w:rPr>
        <w:t xml:space="preserve"> </w:t>
      </w:r>
    </w:p>
    <w:p w14:paraId="5B15527C" w14:textId="77777777" w:rsidR="003027CC" w:rsidRDefault="003027CC" w:rsidP="00B74814">
      <w:pPr>
        <w:pStyle w:val="Heading3"/>
      </w:pPr>
      <w:r w:rsidRPr="006E64DF">
        <w:t>Fishery</w:t>
      </w:r>
    </w:p>
    <w:p w14:paraId="5C0A4DA4" w14:textId="3ED74D9C" w:rsidR="003027CC" w:rsidRPr="002771E7" w:rsidRDefault="003027CC" w:rsidP="002771E7">
      <w:pPr>
        <w:pStyle w:val="BodyText"/>
      </w:pPr>
      <w:r w:rsidRPr="002771E7">
        <w:t>Until 1994, the snow crab fishery in Area 12 (Figure 1) involved 130 mid-shore crab harvesters from New Brunswick, Qu</w:t>
      </w:r>
      <w:r w:rsidR="00B56C86">
        <w:t>e</w:t>
      </w:r>
      <w:r w:rsidRPr="002771E7">
        <w:t>bec</w:t>
      </w:r>
      <w:r w:rsidR="003C3BE2" w:rsidRPr="002771E7">
        <w:t>,</w:t>
      </w:r>
      <w:r w:rsidRPr="002771E7">
        <w:t xml:space="preserve"> and Nova Scotia. Since 1997, the </w:t>
      </w:r>
      <w:r w:rsidR="000A7AAC">
        <w:t>Prince Edward Island (</w:t>
      </w:r>
      <w:r w:rsidRPr="002771E7">
        <w:t>PEI</w:t>
      </w:r>
      <w:r w:rsidR="000A7AAC">
        <w:t>)</w:t>
      </w:r>
      <w:r w:rsidRPr="002771E7">
        <w:t xml:space="preserve"> coastal fishery, (formerly Areas 25/26) has been integrated into Area 12. In 2003, a portion of the coastal fishery off Cape Breton (formerly Area 18) was also integrated into Area 12. For the purpose of this assessment, Area 12 refers to the management unit that includes snow crab fishing zones 12, 18, 25, and 26 (as defined in regulation) (Figure 1). The number of </w:t>
      </w:r>
      <w:r w:rsidR="00376BB0" w:rsidRPr="002771E7">
        <w:t xml:space="preserve">allocation shares </w:t>
      </w:r>
      <w:r w:rsidRPr="002771E7">
        <w:t xml:space="preserve">in Area 12 was </w:t>
      </w:r>
      <w:r w:rsidR="00E6449E" w:rsidRPr="00CF0F3C">
        <w:t>2</w:t>
      </w:r>
      <w:r w:rsidR="00CF0F3C" w:rsidRPr="00CF0F3C">
        <w:t>44</w:t>
      </w:r>
      <w:r w:rsidRPr="002771E7">
        <w:t xml:space="preserve"> in 20</w:t>
      </w:r>
      <w:r w:rsidR="00590965">
        <w:t>20</w:t>
      </w:r>
      <w:r w:rsidR="002D67F8">
        <w:t xml:space="preserve"> (Table 1)</w:t>
      </w:r>
      <w:r w:rsidRPr="002771E7">
        <w:t>.</w:t>
      </w:r>
    </w:p>
    <w:p w14:paraId="12516A51" w14:textId="3B176026" w:rsidR="003027CC" w:rsidRPr="00B01278" w:rsidRDefault="003027CC" w:rsidP="003027CC">
      <w:pPr>
        <w:pStyle w:val="BodyText"/>
        <w:rPr>
          <w:spacing w:val="-2"/>
        </w:rPr>
      </w:pPr>
      <w:r w:rsidRPr="00B01278">
        <w:t>Area 19 (Figure 1) was established</w:t>
      </w:r>
      <w:r w:rsidR="000277BC">
        <w:t xml:space="preserve"> in 1978</w:t>
      </w:r>
      <w:r w:rsidRPr="00B01278">
        <w:t xml:space="preserve"> for the exclusive use of Cape Breton inshore fish </w:t>
      </w:r>
      <w:r w:rsidRPr="00B01278">
        <w:rPr>
          <w:spacing w:val="-1"/>
        </w:rPr>
        <w:t>harvesters with vessels less than 13.7 m</w:t>
      </w:r>
      <w:r w:rsidR="00E80CD1">
        <w:rPr>
          <w:spacing w:val="-1"/>
        </w:rPr>
        <w:t>eter</w:t>
      </w:r>
      <w:r w:rsidR="000320A0">
        <w:rPr>
          <w:spacing w:val="-1"/>
        </w:rPr>
        <w:t>s</w:t>
      </w:r>
      <w:r w:rsidRPr="00B01278">
        <w:rPr>
          <w:spacing w:val="-1"/>
        </w:rPr>
        <w:t xml:space="preserve"> (45 feet) in length. There were</w:t>
      </w:r>
      <w:r w:rsidR="00D20FC0" w:rsidRPr="00B01278">
        <w:rPr>
          <w:spacing w:val="-1"/>
        </w:rPr>
        <w:t xml:space="preserve"> </w:t>
      </w:r>
      <w:r w:rsidR="00BF3DD0" w:rsidRPr="00D555FB">
        <w:rPr>
          <w:spacing w:val="-1"/>
        </w:rPr>
        <w:t>15</w:t>
      </w:r>
      <w:r w:rsidR="00590965" w:rsidRPr="00D555FB">
        <w:rPr>
          <w:spacing w:val="-1"/>
        </w:rPr>
        <w:t>8</w:t>
      </w:r>
      <w:r w:rsidRPr="00D555FB">
        <w:rPr>
          <w:spacing w:val="-1"/>
        </w:rPr>
        <w:t xml:space="preserve"> </w:t>
      </w:r>
      <w:r w:rsidR="00376BB0" w:rsidRPr="00D555FB">
        <w:rPr>
          <w:spacing w:val="-1"/>
        </w:rPr>
        <w:t xml:space="preserve">allocation shares </w:t>
      </w:r>
      <w:r w:rsidRPr="00D555FB">
        <w:rPr>
          <w:spacing w:val="-1"/>
        </w:rPr>
        <w:t xml:space="preserve">in Area 19 </w:t>
      </w:r>
      <w:r w:rsidR="00590965" w:rsidRPr="00D555FB">
        <w:rPr>
          <w:spacing w:val="-2"/>
        </w:rPr>
        <w:t>in 2020</w:t>
      </w:r>
      <w:r w:rsidRPr="00D555FB">
        <w:rPr>
          <w:spacing w:val="-2"/>
        </w:rPr>
        <w:t>.</w:t>
      </w:r>
    </w:p>
    <w:p w14:paraId="586861D1" w14:textId="69697847" w:rsidR="003027CC" w:rsidRPr="00FE4AEE" w:rsidRDefault="003027CC" w:rsidP="003027CC">
      <w:pPr>
        <w:pStyle w:val="BodyText"/>
        <w:rPr>
          <w:spacing w:val="-3"/>
        </w:rPr>
      </w:pPr>
      <w:r w:rsidRPr="00B01278">
        <w:rPr>
          <w:w w:val="102"/>
        </w:rPr>
        <w:t xml:space="preserve">Areas 12E and 12F were introduced in 1995 as exploratory fisheries. In 2002, the status of </w:t>
      </w:r>
      <w:r w:rsidRPr="00B01278">
        <w:rPr>
          <w:spacing w:val="-1"/>
        </w:rPr>
        <w:t xml:space="preserve">Areas 12E and 12F was changed from exploratory to commercial fishing areas. There were </w:t>
      </w:r>
      <w:r w:rsidR="007556A1">
        <w:rPr>
          <w:spacing w:val="-1"/>
        </w:rPr>
        <w:t>four</w:t>
      </w:r>
      <w:r w:rsidR="007556A1" w:rsidRPr="00B01278">
        <w:rPr>
          <w:spacing w:val="-1"/>
        </w:rPr>
        <w:t xml:space="preserve"> </w:t>
      </w:r>
      <w:r w:rsidR="00376BB0" w:rsidRPr="00B01278">
        <w:rPr>
          <w:spacing w:val="-1"/>
        </w:rPr>
        <w:t xml:space="preserve">snow </w:t>
      </w:r>
      <w:r w:rsidRPr="00B01278">
        <w:t xml:space="preserve">crab </w:t>
      </w:r>
      <w:r w:rsidR="00376BB0" w:rsidRPr="00B01278">
        <w:t xml:space="preserve">allocation shares </w:t>
      </w:r>
      <w:r w:rsidR="00590965">
        <w:t>in Area 12E</w:t>
      </w:r>
      <w:r w:rsidR="00590965">
        <w:rPr>
          <w:spacing w:val="-1"/>
        </w:rPr>
        <w:t xml:space="preserve"> and 43</w:t>
      </w:r>
      <w:r w:rsidR="00116AAB" w:rsidRPr="00C55CA8">
        <w:rPr>
          <w:spacing w:val="-1"/>
        </w:rPr>
        <w:t xml:space="preserve"> </w:t>
      </w:r>
      <w:r w:rsidR="00590965">
        <w:rPr>
          <w:spacing w:val="-1"/>
        </w:rPr>
        <w:t>allocations shares in Area 12F in 2020</w:t>
      </w:r>
      <w:r w:rsidR="00116AAB" w:rsidRPr="002810E9">
        <w:rPr>
          <w:spacing w:val="-1"/>
        </w:rPr>
        <w:t>.</w:t>
      </w:r>
      <w:r w:rsidR="0058746A" w:rsidRPr="002810E9">
        <w:rPr>
          <w:spacing w:val="-1"/>
        </w:rPr>
        <w:t xml:space="preserve"> </w:t>
      </w:r>
      <w:r w:rsidR="00590965">
        <w:rPr>
          <w:spacing w:val="-1"/>
        </w:rPr>
        <w:t>For 2020</w:t>
      </w:r>
      <w:r w:rsidR="007C2DD5" w:rsidRPr="002810E9">
        <w:rPr>
          <w:spacing w:val="-1"/>
        </w:rPr>
        <w:t>, h</w:t>
      </w:r>
      <w:r w:rsidR="00CB33E0" w:rsidRPr="002810E9">
        <w:rPr>
          <w:spacing w:val="-3"/>
        </w:rPr>
        <w:t xml:space="preserve">arvesters </w:t>
      </w:r>
      <w:r w:rsidR="00101F44" w:rsidRPr="002810E9">
        <w:rPr>
          <w:spacing w:val="-3"/>
        </w:rPr>
        <w:t xml:space="preserve">in Area 12F </w:t>
      </w:r>
      <w:r w:rsidR="00CB33E0" w:rsidRPr="002810E9">
        <w:rPr>
          <w:spacing w:val="-3"/>
        </w:rPr>
        <w:t xml:space="preserve">requested a lower </w:t>
      </w:r>
      <w:r w:rsidR="00422CF3" w:rsidRPr="002810E9">
        <w:rPr>
          <w:color w:val="000000" w:themeColor="text1"/>
          <w:szCs w:val="22"/>
        </w:rPr>
        <w:t>Total Allowable Catch (TAC)</w:t>
      </w:r>
      <w:r w:rsidR="00CB33E0" w:rsidRPr="002810E9">
        <w:rPr>
          <w:spacing w:val="-3"/>
        </w:rPr>
        <w:t xml:space="preserve"> than the value </w:t>
      </w:r>
      <w:r w:rsidR="007C2DD5" w:rsidRPr="002810E9">
        <w:rPr>
          <w:spacing w:val="-3"/>
        </w:rPr>
        <w:t xml:space="preserve">originally assigned for the area based on </w:t>
      </w:r>
      <w:r w:rsidR="00CB33E0" w:rsidRPr="002810E9">
        <w:rPr>
          <w:spacing w:val="-3"/>
        </w:rPr>
        <w:t>the decision rule.</w:t>
      </w:r>
    </w:p>
    <w:p w14:paraId="3889B83E" w14:textId="4A1D17A3" w:rsidR="003027CC" w:rsidRDefault="003027CC" w:rsidP="002B0EB6">
      <w:pPr>
        <w:pStyle w:val="Caption-Table"/>
      </w:pPr>
      <w:r w:rsidRPr="00502E71">
        <w:t xml:space="preserve">Table 1. Number of </w:t>
      </w:r>
      <w:r w:rsidR="00376BB0" w:rsidRPr="00502E71">
        <w:t>allocation shares</w:t>
      </w:r>
      <w:r w:rsidRPr="00502E71">
        <w:t xml:space="preserve">, vessels, traps, </w:t>
      </w:r>
      <w:r w:rsidR="00192A1A" w:rsidRPr="00502E71">
        <w:t xml:space="preserve">revised </w:t>
      </w:r>
      <w:r w:rsidRPr="00502E71">
        <w:t xml:space="preserve">quotas, opening dates, and dates of </w:t>
      </w:r>
      <w:r w:rsidR="003C3BE2">
        <w:t xml:space="preserve">the </w:t>
      </w:r>
      <w:r w:rsidRPr="00502E71">
        <w:t xml:space="preserve">last landing of the snow crab fishery by management area in the </w:t>
      </w:r>
      <w:r w:rsidR="00C940BA" w:rsidRPr="004D69BE">
        <w:t>southern Gulf of St. Lawrence</w:t>
      </w:r>
      <w:r w:rsidRPr="00502E71">
        <w:t xml:space="preserve"> in 20</w:t>
      </w:r>
      <w:r w:rsidR="007B409F">
        <w:t>20</w:t>
      </w:r>
      <w:r w:rsidRPr="00502E71">
        <w:t>.</w:t>
      </w:r>
    </w:p>
    <w:tbl>
      <w:tblPr>
        <w:tblW w:w="0" w:type="auto"/>
        <w:tblBorders>
          <w:top w:val="single" w:sz="12" w:space="0" w:color="auto"/>
          <w:bottom w:val="single" w:sz="12" w:space="0" w:color="auto"/>
        </w:tblBorders>
        <w:tblLook w:val="01E0" w:firstRow="1" w:lastRow="1" w:firstColumn="1" w:lastColumn="1" w:noHBand="0" w:noVBand="0"/>
      </w:tblPr>
      <w:tblGrid>
        <w:gridCol w:w="2228"/>
        <w:gridCol w:w="1407"/>
        <w:gridCol w:w="1397"/>
        <w:gridCol w:w="1401"/>
        <w:gridCol w:w="1362"/>
        <w:gridCol w:w="1565"/>
      </w:tblGrid>
      <w:tr w:rsidR="00BC3EFB" w:rsidRPr="00BC3EFB" w14:paraId="4ED96650" w14:textId="77777777" w:rsidTr="00590965">
        <w:trPr>
          <w:cantSplit/>
          <w:tblHeader/>
        </w:trPr>
        <w:tc>
          <w:tcPr>
            <w:tcW w:w="2228" w:type="dxa"/>
            <w:tcBorders>
              <w:top w:val="single" w:sz="12" w:space="0" w:color="auto"/>
              <w:bottom w:val="single" w:sz="6" w:space="0" w:color="auto"/>
            </w:tcBorders>
            <w:shd w:val="clear" w:color="auto" w:fill="auto"/>
          </w:tcPr>
          <w:p w14:paraId="166DF133" w14:textId="77777777" w:rsidR="00BC3EFB" w:rsidRPr="00BC3EFB" w:rsidRDefault="00BC3EFB" w:rsidP="00E07B16">
            <w:pPr>
              <w:rPr>
                <w:rFonts w:cs="Arial"/>
                <w:sz w:val="20"/>
              </w:rPr>
            </w:pPr>
            <w:r w:rsidRPr="00BC3EFB">
              <w:rPr>
                <w:rFonts w:cs="Arial"/>
                <w:sz w:val="20"/>
              </w:rPr>
              <w:t>Characteristics</w:t>
            </w:r>
          </w:p>
        </w:tc>
        <w:tc>
          <w:tcPr>
            <w:tcW w:w="1407" w:type="dxa"/>
            <w:tcBorders>
              <w:top w:val="single" w:sz="12" w:space="0" w:color="auto"/>
              <w:bottom w:val="single" w:sz="6" w:space="0" w:color="auto"/>
            </w:tcBorders>
            <w:shd w:val="clear" w:color="auto" w:fill="auto"/>
          </w:tcPr>
          <w:p w14:paraId="12CB00BB" w14:textId="77777777" w:rsidR="00BC3EFB" w:rsidRPr="00BC3EFB" w:rsidRDefault="00BC3EFB" w:rsidP="00E07B16">
            <w:pPr>
              <w:jc w:val="center"/>
              <w:rPr>
                <w:rFonts w:cs="Arial"/>
                <w:sz w:val="20"/>
              </w:rPr>
            </w:pPr>
            <w:r w:rsidRPr="00BC3EFB">
              <w:rPr>
                <w:rFonts w:cs="Arial"/>
                <w:sz w:val="20"/>
              </w:rPr>
              <w:t>Area 12</w:t>
            </w:r>
          </w:p>
        </w:tc>
        <w:tc>
          <w:tcPr>
            <w:tcW w:w="1397" w:type="dxa"/>
            <w:tcBorders>
              <w:top w:val="single" w:sz="12" w:space="0" w:color="auto"/>
              <w:bottom w:val="single" w:sz="6" w:space="0" w:color="auto"/>
            </w:tcBorders>
            <w:shd w:val="clear" w:color="auto" w:fill="auto"/>
          </w:tcPr>
          <w:p w14:paraId="10E7B930" w14:textId="77777777" w:rsidR="00BC3EFB" w:rsidRPr="00BC3EFB" w:rsidRDefault="00BC3EFB" w:rsidP="00E07B16">
            <w:pPr>
              <w:jc w:val="center"/>
              <w:rPr>
                <w:rFonts w:cs="Arial"/>
                <w:sz w:val="20"/>
              </w:rPr>
            </w:pPr>
            <w:r w:rsidRPr="00BC3EFB">
              <w:rPr>
                <w:rFonts w:cs="Arial"/>
                <w:sz w:val="20"/>
              </w:rPr>
              <w:t>Area 12E</w:t>
            </w:r>
          </w:p>
        </w:tc>
        <w:tc>
          <w:tcPr>
            <w:tcW w:w="1401" w:type="dxa"/>
            <w:tcBorders>
              <w:top w:val="single" w:sz="12" w:space="0" w:color="auto"/>
              <w:bottom w:val="single" w:sz="6" w:space="0" w:color="auto"/>
            </w:tcBorders>
            <w:shd w:val="clear" w:color="auto" w:fill="auto"/>
          </w:tcPr>
          <w:p w14:paraId="24B82335" w14:textId="77777777" w:rsidR="00BC3EFB" w:rsidRPr="00BC3EFB" w:rsidRDefault="00BC3EFB" w:rsidP="00E07B16">
            <w:pPr>
              <w:jc w:val="center"/>
              <w:rPr>
                <w:rFonts w:cs="Arial"/>
                <w:sz w:val="20"/>
              </w:rPr>
            </w:pPr>
            <w:r w:rsidRPr="00BC3EFB">
              <w:rPr>
                <w:rFonts w:cs="Arial"/>
                <w:sz w:val="20"/>
              </w:rPr>
              <w:t>Area 12F</w:t>
            </w:r>
          </w:p>
        </w:tc>
        <w:tc>
          <w:tcPr>
            <w:tcW w:w="1362" w:type="dxa"/>
            <w:tcBorders>
              <w:top w:val="single" w:sz="12" w:space="0" w:color="auto"/>
              <w:bottom w:val="single" w:sz="6" w:space="0" w:color="auto"/>
            </w:tcBorders>
            <w:shd w:val="clear" w:color="auto" w:fill="auto"/>
          </w:tcPr>
          <w:p w14:paraId="472B67A5" w14:textId="77777777" w:rsidR="00BC3EFB" w:rsidRPr="00BC3EFB" w:rsidRDefault="00BC3EFB" w:rsidP="00E07B16">
            <w:pPr>
              <w:jc w:val="center"/>
              <w:rPr>
                <w:rFonts w:cs="Arial"/>
                <w:sz w:val="20"/>
              </w:rPr>
            </w:pPr>
            <w:r w:rsidRPr="00BC3EFB">
              <w:rPr>
                <w:rFonts w:cs="Arial"/>
                <w:sz w:val="20"/>
              </w:rPr>
              <w:t>Area 19</w:t>
            </w:r>
          </w:p>
        </w:tc>
        <w:tc>
          <w:tcPr>
            <w:tcW w:w="1565" w:type="dxa"/>
            <w:tcBorders>
              <w:top w:val="single" w:sz="12" w:space="0" w:color="auto"/>
              <w:bottom w:val="single" w:sz="6" w:space="0" w:color="auto"/>
            </w:tcBorders>
            <w:shd w:val="clear" w:color="auto" w:fill="auto"/>
          </w:tcPr>
          <w:p w14:paraId="6733F20A" w14:textId="77777777" w:rsidR="00BC3EFB" w:rsidRPr="00BC3EFB" w:rsidRDefault="00BC3EFB" w:rsidP="00E07B16">
            <w:pPr>
              <w:jc w:val="center"/>
              <w:rPr>
                <w:rFonts w:cs="Arial"/>
                <w:sz w:val="20"/>
              </w:rPr>
            </w:pPr>
            <w:r w:rsidRPr="00BC3EFB">
              <w:rPr>
                <w:rFonts w:cs="Arial"/>
                <w:sz w:val="20"/>
              </w:rPr>
              <w:t>Southern Gulf</w:t>
            </w:r>
          </w:p>
        </w:tc>
      </w:tr>
      <w:tr w:rsidR="00590965" w:rsidRPr="00D35455" w14:paraId="52910672" w14:textId="77777777" w:rsidTr="00590965">
        <w:tc>
          <w:tcPr>
            <w:tcW w:w="2228" w:type="dxa"/>
            <w:tcBorders>
              <w:top w:val="single" w:sz="6" w:space="0" w:color="auto"/>
              <w:bottom w:val="single" w:sz="4" w:space="0" w:color="BFBFBF" w:themeColor="background1" w:themeShade="BF"/>
            </w:tcBorders>
            <w:shd w:val="clear" w:color="auto" w:fill="auto"/>
            <w:vAlign w:val="center"/>
          </w:tcPr>
          <w:p w14:paraId="0536EE7F" w14:textId="77777777" w:rsidR="00590965" w:rsidRPr="00D35455" w:rsidRDefault="00590965" w:rsidP="00590965">
            <w:pPr>
              <w:rPr>
                <w:rFonts w:cs="Arial"/>
                <w:sz w:val="16"/>
                <w:szCs w:val="16"/>
              </w:rPr>
            </w:pPr>
            <w:r>
              <w:rPr>
                <w:rFonts w:cs="Arial"/>
                <w:sz w:val="20"/>
              </w:rPr>
              <w:t xml:space="preserve">Allocation shares </w:t>
            </w:r>
            <w:r w:rsidRPr="00BA6D04">
              <w:rPr>
                <w:rFonts w:cs="Arial"/>
                <w:sz w:val="20"/>
                <w:vertAlign w:val="superscript"/>
              </w:rPr>
              <w:t>1</w:t>
            </w:r>
          </w:p>
        </w:tc>
        <w:tc>
          <w:tcPr>
            <w:tcW w:w="1407" w:type="dxa"/>
            <w:tcBorders>
              <w:top w:val="single" w:sz="6" w:space="0" w:color="auto"/>
            </w:tcBorders>
            <w:shd w:val="clear" w:color="auto" w:fill="auto"/>
            <w:vAlign w:val="center"/>
          </w:tcPr>
          <w:p w14:paraId="2768330A" w14:textId="067AAFF3" w:rsidR="00590965" w:rsidRPr="00E6449E" w:rsidRDefault="00590965" w:rsidP="00590965">
            <w:pPr>
              <w:jc w:val="center"/>
              <w:rPr>
                <w:rFonts w:cs="Arial"/>
                <w:sz w:val="20"/>
              </w:rPr>
            </w:pPr>
            <w:r w:rsidRPr="00E6449E">
              <w:rPr>
                <w:rFonts w:cs="Arial"/>
                <w:sz w:val="20"/>
              </w:rPr>
              <w:t>2</w:t>
            </w:r>
            <w:r>
              <w:rPr>
                <w:rFonts w:cs="Arial"/>
                <w:sz w:val="20"/>
              </w:rPr>
              <w:t>44</w:t>
            </w:r>
          </w:p>
        </w:tc>
        <w:tc>
          <w:tcPr>
            <w:tcW w:w="1397" w:type="dxa"/>
            <w:tcBorders>
              <w:top w:val="single" w:sz="6" w:space="0" w:color="auto"/>
            </w:tcBorders>
            <w:shd w:val="clear" w:color="auto" w:fill="auto"/>
            <w:vAlign w:val="center"/>
          </w:tcPr>
          <w:p w14:paraId="637AC33F" w14:textId="01AD4417" w:rsidR="00590965" w:rsidRPr="00502E71" w:rsidRDefault="00590965" w:rsidP="00590965">
            <w:pPr>
              <w:jc w:val="center"/>
              <w:rPr>
                <w:rFonts w:cs="Arial"/>
                <w:sz w:val="20"/>
              </w:rPr>
            </w:pPr>
            <w:r w:rsidRPr="00502E71">
              <w:rPr>
                <w:rFonts w:cs="Arial"/>
                <w:sz w:val="20"/>
              </w:rPr>
              <w:t>4</w:t>
            </w:r>
          </w:p>
        </w:tc>
        <w:tc>
          <w:tcPr>
            <w:tcW w:w="1401" w:type="dxa"/>
            <w:tcBorders>
              <w:top w:val="single" w:sz="6" w:space="0" w:color="auto"/>
            </w:tcBorders>
            <w:shd w:val="clear" w:color="auto" w:fill="auto"/>
            <w:vAlign w:val="center"/>
          </w:tcPr>
          <w:p w14:paraId="77A14610" w14:textId="4D61F694" w:rsidR="00590965" w:rsidRPr="007C2DD5" w:rsidRDefault="00590965" w:rsidP="00590965">
            <w:pPr>
              <w:jc w:val="center"/>
              <w:rPr>
                <w:rFonts w:cs="Arial"/>
                <w:sz w:val="20"/>
              </w:rPr>
            </w:pPr>
            <w:r>
              <w:rPr>
                <w:rFonts w:cs="Arial"/>
                <w:sz w:val="20"/>
              </w:rPr>
              <w:t>43</w:t>
            </w:r>
          </w:p>
        </w:tc>
        <w:tc>
          <w:tcPr>
            <w:tcW w:w="1362" w:type="dxa"/>
            <w:tcBorders>
              <w:top w:val="single" w:sz="6" w:space="0" w:color="auto"/>
            </w:tcBorders>
            <w:shd w:val="clear" w:color="auto" w:fill="auto"/>
            <w:vAlign w:val="center"/>
          </w:tcPr>
          <w:p w14:paraId="0109CF86" w14:textId="4A6F65F6" w:rsidR="00590965" w:rsidRPr="00D555FB" w:rsidRDefault="00590965" w:rsidP="00590965">
            <w:pPr>
              <w:jc w:val="center"/>
              <w:rPr>
                <w:rFonts w:cs="Arial"/>
                <w:sz w:val="20"/>
              </w:rPr>
            </w:pPr>
            <w:r w:rsidRPr="00D555FB">
              <w:rPr>
                <w:rFonts w:cs="Arial"/>
                <w:sz w:val="20"/>
              </w:rPr>
              <w:t>158</w:t>
            </w:r>
          </w:p>
        </w:tc>
        <w:tc>
          <w:tcPr>
            <w:tcW w:w="1565" w:type="dxa"/>
            <w:tcBorders>
              <w:top w:val="single" w:sz="6" w:space="0" w:color="auto"/>
            </w:tcBorders>
            <w:shd w:val="clear" w:color="auto" w:fill="auto"/>
            <w:vAlign w:val="center"/>
          </w:tcPr>
          <w:p w14:paraId="706AF6F5" w14:textId="669213B8" w:rsidR="00590965" w:rsidRPr="007C2DD5" w:rsidRDefault="00590965" w:rsidP="00590965">
            <w:pPr>
              <w:jc w:val="center"/>
              <w:rPr>
                <w:rFonts w:cs="Arial"/>
                <w:sz w:val="20"/>
              </w:rPr>
            </w:pPr>
            <w:r>
              <w:rPr>
                <w:rFonts w:cs="Arial"/>
                <w:sz w:val="20"/>
              </w:rPr>
              <w:t>449</w:t>
            </w:r>
          </w:p>
        </w:tc>
      </w:tr>
      <w:tr w:rsidR="00590965" w:rsidRPr="00D35455" w14:paraId="444DCBD7"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20B128F2" w14:textId="77777777" w:rsidR="00590965" w:rsidRPr="00D35455" w:rsidRDefault="00590965" w:rsidP="00590965">
            <w:pPr>
              <w:rPr>
                <w:rFonts w:cs="Arial"/>
                <w:sz w:val="16"/>
                <w:szCs w:val="16"/>
              </w:rPr>
            </w:pPr>
            <w:r w:rsidRPr="00D35455">
              <w:rPr>
                <w:rFonts w:cs="Arial"/>
                <w:sz w:val="20"/>
              </w:rPr>
              <w:t>Number of active vessels</w:t>
            </w:r>
          </w:p>
        </w:tc>
        <w:tc>
          <w:tcPr>
            <w:tcW w:w="1407" w:type="dxa"/>
            <w:shd w:val="clear" w:color="auto" w:fill="auto"/>
            <w:vAlign w:val="center"/>
          </w:tcPr>
          <w:p w14:paraId="477C841C" w14:textId="08455EDA" w:rsidR="00590965" w:rsidRPr="00E6449E" w:rsidRDefault="00590965" w:rsidP="00590965">
            <w:pPr>
              <w:jc w:val="center"/>
              <w:rPr>
                <w:rFonts w:cs="Arial"/>
                <w:sz w:val="20"/>
                <w:highlight w:val="yellow"/>
              </w:rPr>
            </w:pPr>
            <w:r>
              <w:rPr>
                <w:rFonts w:cs="Arial"/>
                <w:sz w:val="20"/>
              </w:rPr>
              <w:t>309</w:t>
            </w:r>
          </w:p>
        </w:tc>
        <w:tc>
          <w:tcPr>
            <w:tcW w:w="1397" w:type="dxa"/>
            <w:shd w:val="clear" w:color="auto" w:fill="auto"/>
            <w:vAlign w:val="center"/>
          </w:tcPr>
          <w:p w14:paraId="0EE508DB" w14:textId="0CBA9470" w:rsidR="00590965" w:rsidRPr="00502E71" w:rsidRDefault="00590965" w:rsidP="00590965">
            <w:pPr>
              <w:jc w:val="center"/>
              <w:rPr>
                <w:rFonts w:cs="Arial"/>
                <w:sz w:val="20"/>
              </w:rPr>
            </w:pPr>
            <w:r>
              <w:rPr>
                <w:rFonts w:cs="Arial"/>
                <w:sz w:val="20"/>
              </w:rPr>
              <w:t>4</w:t>
            </w:r>
          </w:p>
        </w:tc>
        <w:tc>
          <w:tcPr>
            <w:tcW w:w="1401" w:type="dxa"/>
            <w:shd w:val="clear" w:color="auto" w:fill="auto"/>
            <w:vAlign w:val="center"/>
          </w:tcPr>
          <w:p w14:paraId="03917581" w14:textId="7E2A25FB" w:rsidR="00590965" w:rsidRPr="007C2DD5" w:rsidRDefault="00590965" w:rsidP="00590965">
            <w:pPr>
              <w:jc w:val="center"/>
              <w:rPr>
                <w:rFonts w:cs="Arial"/>
                <w:sz w:val="20"/>
              </w:rPr>
            </w:pPr>
            <w:r>
              <w:rPr>
                <w:rFonts w:cs="Arial"/>
                <w:sz w:val="20"/>
              </w:rPr>
              <w:t>24</w:t>
            </w:r>
          </w:p>
        </w:tc>
        <w:tc>
          <w:tcPr>
            <w:tcW w:w="1362" w:type="dxa"/>
            <w:shd w:val="clear" w:color="auto" w:fill="auto"/>
            <w:vAlign w:val="center"/>
          </w:tcPr>
          <w:p w14:paraId="7E559553" w14:textId="695D4B82" w:rsidR="00590965" w:rsidRPr="00D555FB" w:rsidRDefault="00D555FB" w:rsidP="00590965">
            <w:pPr>
              <w:jc w:val="center"/>
              <w:rPr>
                <w:rFonts w:cs="Arial"/>
                <w:sz w:val="20"/>
              </w:rPr>
            </w:pPr>
            <w:r w:rsidRPr="00D555FB">
              <w:rPr>
                <w:rFonts w:cs="Arial"/>
                <w:sz w:val="20"/>
              </w:rPr>
              <w:t>106</w:t>
            </w:r>
          </w:p>
        </w:tc>
        <w:tc>
          <w:tcPr>
            <w:tcW w:w="1565" w:type="dxa"/>
            <w:shd w:val="clear" w:color="auto" w:fill="auto"/>
            <w:vAlign w:val="center"/>
          </w:tcPr>
          <w:p w14:paraId="344E8B96" w14:textId="0A2B5255" w:rsidR="00590965" w:rsidRPr="007C2DD5" w:rsidRDefault="00590965" w:rsidP="00590965">
            <w:pPr>
              <w:jc w:val="center"/>
              <w:rPr>
                <w:rFonts w:cs="Arial"/>
                <w:sz w:val="20"/>
              </w:rPr>
            </w:pPr>
            <w:r>
              <w:rPr>
                <w:rFonts w:cs="Arial"/>
                <w:sz w:val="20"/>
              </w:rPr>
              <w:t>440</w:t>
            </w:r>
          </w:p>
        </w:tc>
      </w:tr>
      <w:tr w:rsidR="00590965" w:rsidRPr="00D35455" w14:paraId="748B096F"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7791C27B" w14:textId="77777777" w:rsidR="00590965" w:rsidRPr="00D54C75" w:rsidRDefault="00590965" w:rsidP="00590965">
            <w:pPr>
              <w:rPr>
                <w:rFonts w:cs="Arial"/>
                <w:sz w:val="16"/>
                <w:szCs w:val="16"/>
              </w:rPr>
            </w:pPr>
            <w:r w:rsidRPr="00D54C75">
              <w:rPr>
                <w:rFonts w:cs="Arial"/>
                <w:sz w:val="20"/>
              </w:rPr>
              <w:lastRenderedPageBreak/>
              <w:t>Total number of traps allowed</w:t>
            </w:r>
          </w:p>
        </w:tc>
        <w:tc>
          <w:tcPr>
            <w:tcW w:w="1407" w:type="dxa"/>
            <w:shd w:val="clear" w:color="auto" w:fill="auto"/>
            <w:vAlign w:val="center"/>
          </w:tcPr>
          <w:p w14:paraId="2DDEDE8C" w14:textId="5E3AF59A" w:rsidR="00590965" w:rsidRPr="00D54C75" w:rsidRDefault="00590965" w:rsidP="00590965">
            <w:pPr>
              <w:jc w:val="center"/>
              <w:rPr>
                <w:rFonts w:cs="Arial"/>
                <w:sz w:val="20"/>
              </w:rPr>
            </w:pPr>
            <w:r w:rsidRPr="00D54C75">
              <w:rPr>
                <w:rFonts w:cs="Arial"/>
                <w:sz w:val="20"/>
              </w:rPr>
              <w:t>37,</w:t>
            </w:r>
            <w:r>
              <w:rPr>
                <w:rFonts w:cs="Arial"/>
                <w:sz w:val="20"/>
              </w:rPr>
              <w:t>402</w:t>
            </w:r>
          </w:p>
        </w:tc>
        <w:tc>
          <w:tcPr>
            <w:tcW w:w="1397" w:type="dxa"/>
            <w:shd w:val="clear" w:color="auto" w:fill="auto"/>
            <w:vAlign w:val="center"/>
          </w:tcPr>
          <w:p w14:paraId="5A0C700F" w14:textId="1C887010" w:rsidR="00590965" w:rsidRPr="00D54C75" w:rsidRDefault="00590965" w:rsidP="00590965">
            <w:pPr>
              <w:jc w:val="center"/>
              <w:rPr>
                <w:rFonts w:cs="Arial"/>
                <w:sz w:val="20"/>
              </w:rPr>
            </w:pPr>
            <w:r w:rsidRPr="00D54C75">
              <w:rPr>
                <w:rFonts w:cs="Arial"/>
                <w:sz w:val="20"/>
              </w:rPr>
              <w:t>475</w:t>
            </w:r>
          </w:p>
        </w:tc>
        <w:tc>
          <w:tcPr>
            <w:tcW w:w="1401" w:type="dxa"/>
            <w:shd w:val="clear" w:color="auto" w:fill="auto"/>
            <w:vAlign w:val="center"/>
          </w:tcPr>
          <w:p w14:paraId="2A33C911" w14:textId="6030C102" w:rsidR="00590965" w:rsidRPr="00D54C75" w:rsidRDefault="00590965" w:rsidP="00590965">
            <w:pPr>
              <w:jc w:val="center"/>
              <w:rPr>
                <w:rFonts w:cs="Arial"/>
                <w:sz w:val="20"/>
              </w:rPr>
            </w:pPr>
            <w:r>
              <w:rPr>
                <w:rFonts w:cs="Arial"/>
                <w:sz w:val="20"/>
              </w:rPr>
              <w:t>1,655</w:t>
            </w:r>
          </w:p>
        </w:tc>
        <w:tc>
          <w:tcPr>
            <w:tcW w:w="1362" w:type="dxa"/>
            <w:shd w:val="clear" w:color="auto" w:fill="auto"/>
            <w:vAlign w:val="center"/>
          </w:tcPr>
          <w:p w14:paraId="1FB54DF2" w14:textId="69965DB6" w:rsidR="00590965" w:rsidRPr="00D555FB" w:rsidRDefault="00590965" w:rsidP="00590965">
            <w:pPr>
              <w:jc w:val="center"/>
              <w:rPr>
                <w:rFonts w:cs="Arial"/>
                <w:sz w:val="20"/>
              </w:rPr>
            </w:pPr>
            <w:r w:rsidRPr="00D555FB">
              <w:rPr>
                <w:rFonts w:cs="Arial"/>
                <w:sz w:val="20"/>
              </w:rPr>
              <w:t>1,699</w:t>
            </w:r>
          </w:p>
        </w:tc>
        <w:tc>
          <w:tcPr>
            <w:tcW w:w="1565" w:type="dxa"/>
            <w:shd w:val="clear" w:color="auto" w:fill="auto"/>
            <w:vAlign w:val="center"/>
          </w:tcPr>
          <w:p w14:paraId="097BFC4F" w14:textId="3E470070" w:rsidR="00590965" w:rsidRPr="00D54C75" w:rsidRDefault="00590965" w:rsidP="00590965">
            <w:pPr>
              <w:jc w:val="center"/>
              <w:rPr>
                <w:rFonts w:cs="Arial"/>
                <w:sz w:val="20"/>
              </w:rPr>
            </w:pPr>
            <w:r>
              <w:rPr>
                <w:rFonts w:cs="Arial"/>
                <w:sz w:val="20"/>
              </w:rPr>
              <w:t>41,231</w:t>
            </w:r>
          </w:p>
        </w:tc>
      </w:tr>
      <w:tr w:rsidR="00590965" w:rsidRPr="00D35455" w14:paraId="368E7710"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14F5E402" w14:textId="77777777" w:rsidR="00590965" w:rsidRPr="00D35455" w:rsidRDefault="00590965" w:rsidP="00590965">
            <w:pPr>
              <w:rPr>
                <w:rFonts w:cs="Arial"/>
                <w:sz w:val="16"/>
                <w:szCs w:val="16"/>
              </w:rPr>
            </w:pPr>
            <w:r w:rsidRPr="00D35455">
              <w:rPr>
                <w:rFonts w:cs="Arial"/>
                <w:sz w:val="20"/>
              </w:rPr>
              <w:t>Opening date</w:t>
            </w:r>
          </w:p>
        </w:tc>
        <w:tc>
          <w:tcPr>
            <w:tcW w:w="1407" w:type="dxa"/>
            <w:shd w:val="clear" w:color="auto" w:fill="auto"/>
            <w:vAlign w:val="center"/>
          </w:tcPr>
          <w:p w14:paraId="3838DDCB" w14:textId="2B3A0C05" w:rsidR="00590965" w:rsidRPr="00D35455" w:rsidRDefault="00590965" w:rsidP="00590965">
            <w:pPr>
              <w:jc w:val="center"/>
              <w:rPr>
                <w:rFonts w:cs="Arial"/>
                <w:sz w:val="20"/>
              </w:rPr>
            </w:pPr>
            <w:r>
              <w:rPr>
                <w:rFonts w:cs="Arial"/>
                <w:sz w:val="20"/>
              </w:rPr>
              <w:t>April 24</w:t>
            </w:r>
          </w:p>
        </w:tc>
        <w:tc>
          <w:tcPr>
            <w:tcW w:w="1397" w:type="dxa"/>
            <w:shd w:val="clear" w:color="auto" w:fill="auto"/>
            <w:vAlign w:val="center"/>
          </w:tcPr>
          <w:p w14:paraId="78A19001" w14:textId="2FBE07ED" w:rsidR="00590965" w:rsidRPr="009B28EB" w:rsidRDefault="00590965" w:rsidP="00590965">
            <w:pPr>
              <w:jc w:val="center"/>
              <w:rPr>
                <w:rFonts w:cs="Arial"/>
                <w:sz w:val="20"/>
              </w:rPr>
            </w:pPr>
            <w:r>
              <w:rPr>
                <w:rFonts w:cs="Arial"/>
                <w:sz w:val="20"/>
              </w:rPr>
              <w:t>April 24</w:t>
            </w:r>
          </w:p>
        </w:tc>
        <w:tc>
          <w:tcPr>
            <w:tcW w:w="1401" w:type="dxa"/>
            <w:shd w:val="clear" w:color="auto" w:fill="auto"/>
            <w:vAlign w:val="center"/>
          </w:tcPr>
          <w:p w14:paraId="691E7FB4" w14:textId="2679B8B2" w:rsidR="00590965" w:rsidRPr="007C2DD5" w:rsidRDefault="00590965" w:rsidP="00590965">
            <w:pPr>
              <w:jc w:val="center"/>
              <w:rPr>
                <w:rFonts w:cs="Arial"/>
                <w:sz w:val="20"/>
              </w:rPr>
            </w:pPr>
            <w:r w:rsidRPr="007C2DD5">
              <w:rPr>
                <w:rFonts w:cs="Arial"/>
                <w:sz w:val="20"/>
              </w:rPr>
              <w:t xml:space="preserve">April </w:t>
            </w:r>
            <w:r>
              <w:rPr>
                <w:rFonts w:cs="Arial"/>
                <w:sz w:val="20"/>
              </w:rPr>
              <w:t>24</w:t>
            </w:r>
          </w:p>
        </w:tc>
        <w:tc>
          <w:tcPr>
            <w:tcW w:w="1362" w:type="dxa"/>
            <w:shd w:val="clear" w:color="auto" w:fill="auto"/>
            <w:vAlign w:val="center"/>
          </w:tcPr>
          <w:p w14:paraId="52161AA5" w14:textId="2B76C9D6" w:rsidR="00590965" w:rsidRPr="00D555FB" w:rsidRDefault="00590965" w:rsidP="00590965">
            <w:pPr>
              <w:jc w:val="center"/>
              <w:rPr>
                <w:rFonts w:cs="Arial"/>
                <w:sz w:val="20"/>
              </w:rPr>
            </w:pPr>
            <w:r w:rsidRPr="00D555FB">
              <w:rPr>
                <w:rFonts w:cs="Arial"/>
                <w:sz w:val="20"/>
              </w:rPr>
              <w:t>July 2</w:t>
            </w:r>
          </w:p>
        </w:tc>
        <w:tc>
          <w:tcPr>
            <w:tcW w:w="1565" w:type="dxa"/>
            <w:shd w:val="clear" w:color="auto" w:fill="auto"/>
            <w:vAlign w:val="center"/>
          </w:tcPr>
          <w:p w14:paraId="35090841" w14:textId="6E755C02" w:rsidR="00590965" w:rsidRPr="007C2DD5" w:rsidRDefault="00590965" w:rsidP="00590965">
            <w:pPr>
              <w:jc w:val="center"/>
              <w:rPr>
                <w:rFonts w:cs="Arial"/>
                <w:sz w:val="20"/>
              </w:rPr>
            </w:pPr>
            <w:r w:rsidRPr="007C2DD5">
              <w:rPr>
                <w:rFonts w:cs="Arial"/>
                <w:sz w:val="20"/>
              </w:rPr>
              <w:t>-</w:t>
            </w:r>
          </w:p>
        </w:tc>
      </w:tr>
      <w:tr w:rsidR="00590965" w:rsidRPr="00D35455" w14:paraId="4419C69C"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127A654D" w14:textId="77777777" w:rsidR="00590965" w:rsidRPr="00D35455" w:rsidRDefault="00590965" w:rsidP="00590965">
            <w:pPr>
              <w:rPr>
                <w:rFonts w:cs="Arial"/>
                <w:sz w:val="16"/>
                <w:szCs w:val="16"/>
              </w:rPr>
            </w:pPr>
            <w:r>
              <w:rPr>
                <w:rFonts w:cs="Arial"/>
                <w:sz w:val="20"/>
              </w:rPr>
              <w:t>Date of the last landing</w:t>
            </w:r>
          </w:p>
        </w:tc>
        <w:tc>
          <w:tcPr>
            <w:tcW w:w="1407" w:type="dxa"/>
            <w:shd w:val="clear" w:color="auto" w:fill="auto"/>
            <w:vAlign w:val="center"/>
          </w:tcPr>
          <w:p w14:paraId="7C8CEF32" w14:textId="66734CDA" w:rsidR="00590965" w:rsidRPr="00D35455" w:rsidRDefault="00590965" w:rsidP="00590965">
            <w:pPr>
              <w:jc w:val="center"/>
              <w:rPr>
                <w:rFonts w:cs="Arial"/>
                <w:sz w:val="20"/>
              </w:rPr>
            </w:pPr>
            <w:r>
              <w:rPr>
                <w:rFonts w:cs="Arial"/>
                <w:sz w:val="20"/>
              </w:rPr>
              <w:t>July 1</w:t>
            </w:r>
          </w:p>
        </w:tc>
        <w:tc>
          <w:tcPr>
            <w:tcW w:w="1397" w:type="dxa"/>
            <w:shd w:val="clear" w:color="auto" w:fill="auto"/>
            <w:vAlign w:val="center"/>
          </w:tcPr>
          <w:p w14:paraId="45C14228" w14:textId="013CF955" w:rsidR="00590965" w:rsidRPr="009B28EB" w:rsidRDefault="00590965" w:rsidP="00590965">
            <w:pPr>
              <w:jc w:val="center"/>
              <w:rPr>
                <w:rFonts w:cs="Arial"/>
                <w:sz w:val="20"/>
              </w:rPr>
            </w:pPr>
            <w:r>
              <w:rPr>
                <w:rFonts w:cs="Arial"/>
                <w:sz w:val="20"/>
              </w:rPr>
              <w:t>June 30</w:t>
            </w:r>
          </w:p>
        </w:tc>
        <w:tc>
          <w:tcPr>
            <w:tcW w:w="1401" w:type="dxa"/>
            <w:shd w:val="clear" w:color="auto" w:fill="auto"/>
            <w:vAlign w:val="center"/>
          </w:tcPr>
          <w:p w14:paraId="2213CF13" w14:textId="7CD22F8F" w:rsidR="00590965" w:rsidRPr="007C2DD5" w:rsidRDefault="00590965" w:rsidP="00590965">
            <w:pPr>
              <w:jc w:val="center"/>
              <w:rPr>
                <w:rFonts w:cs="Arial"/>
                <w:sz w:val="20"/>
              </w:rPr>
            </w:pPr>
            <w:r>
              <w:rPr>
                <w:rFonts w:cs="Arial"/>
                <w:sz w:val="20"/>
              </w:rPr>
              <w:t>July 1</w:t>
            </w:r>
          </w:p>
        </w:tc>
        <w:tc>
          <w:tcPr>
            <w:tcW w:w="1362" w:type="dxa"/>
            <w:shd w:val="clear" w:color="auto" w:fill="auto"/>
            <w:vAlign w:val="center"/>
          </w:tcPr>
          <w:p w14:paraId="6CFBDDDF" w14:textId="4E7C3B3A" w:rsidR="00590965" w:rsidRPr="00D555FB" w:rsidRDefault="00590965" w:rsidP="00590965">
            <w:pPr>
              <w:jc w:val="center"/>
              <w:rPr>
                <w:rFonts w:cs="Arial"/>
                <w:sz w:val="20"/>
              </w:rPr>
            </w:pPr>
            <w:r w:rsidRPr="00D555FB">
              <w:rPr>
                <w:rFonts w:cs="Arial"/>
                <w:sz w:val="20"/>
              </w:rPr>
              <w:t>August 13</w:t>
            </w:r>
          </w:p>
        </w:tc>
        <w:tc>
          <w:tcPr>
            <w:tcW w:w="1565" w:type="dxa"/>
            <w:shd w:val="clear" w:color="auto" w:fill="auto"/>
            <w:vAlign w:val="center"/>
          </w:tcPr>
          <w:p w14:paraId="157BA947" w14:textId="02D9F753" w:rsidR="00590965" w:rsidRPr="007C2DD5" w:rsidRDefault="00590965" w:rsidP="00590965">
            <w:pPr>
              <w:jc w:val="center"/>
              <w:rPr>
                <w:rFonts w:cs="Arial"/>
                <w:sz w:val="20"/>
              </w:rPr>
            </w:pPr>
            <w:r w:rsidRPr="007C2DD5">
              <w:rPr>
                <w:rFonts w:cs="Arial"/>
                <w:sz w:val="20"/>
              </w:rPr>
              <w:t>-</w:t>
            </w:r>
          </w:p>
        </w:tc>
      </w:tr>
      <w:tr w:rsidR="00590965" w:rsidRPr="00D35455" w14:paraId="755F8B58"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2BE522E5" w14:textId="77777777" w:rsidR="00590965" w:rsidRPr="00B66842" w:rsidRDefault="00590965" w:rsidP="00590965">
            <w:pPr>
              <w:rPr>
                <w:rFonts w:cs="Arial"/>
                <w:sz w:val="16"/>
                <w:szCs w:val="16"/>
              </w:rPr>
            </w:pPr>
            <w:r w:rsidRPr="00B66842">
              <w:rPr>
                <w:rFonts w:cs="Arial"/>
                <w:sz w:val="20"/>
              </w:rPr>
              <w:t xml:space="preserve">Revised quota (t) </w:t>
            </w:r>
            <w:r>
              <w:rPr>
                <w:rFonts w:cs="Arial"/>
                <w:sz w:val="20"/>
                <w:vertAlign w:val="superscript"/>
              </w:rPr>
              <w:t>2</w:t>
            </w:r>
          </w:p>
        </w:tc>
        <w:tc>
          <w:tcPr>
            <w:tcW w:w="1407" w:type="dxa"/>
            <w:shd w:val="clear" w:color="auto" w:fill="auto"/>
            <w:vAlign w:val="center"/>
          </w:tcPr>
          <w:p w14:paraId="107864F7" w14:textId="223E1DE9" w:rsidR="00590965" w:rsidRPr="00B66842" w:rsidRDefault="00590965" w:rsidP="00590965">
            <w:pPr>
              <w:jc w:val="center"/>
              <w:rPr>
                <w:rFonts w:cs="Arial"/>
                <w:sz w:val="20"/>
              </w:rPr>
            </w:pPr>
            <w:r>
              <w:rPr>
                <w:rFonts w:cs="Arial"/>
                <w:sz w:val="20"/>
              </w:rPr>
              <w:t>27,435</w:t>
            </w:r>
          </w:p>
        </w:tc>
        <w:tc>
          <w:tcPr>
            <w:tcW w:w="1397" w:type="dxa"/>
            <w:shd w:val="clear" w:color="auto" w:fill="auto"/>
            <w:vAlign w:val="center"/>
          </w:tcPr>
          <w:p w14:paraId="75C60CED" w14:textId="727D6E33" w:rsidR="00590965" w:rsidRPr="009B28EB" w:rsidRDefault="00590965" w:rsidP="00590965">
            <w:pPr>
              <w:jc w:val="center"/>
              <w:rPr>
                <w:rFonts w:cs="Arial"/>
                <w:sz w:val="20"/>
              </w:rPr>
            </w:pPr>
            <w:r>
              <w:rPr>
                <w:rFonts w:cs="Arial"/>
                <w:sz w:val="20"/>
              </w:rPr>
              <w:t>238</w:t>
            </w:r>
          </w:p>
        </w:tc>
        <w:tc>
          <w:tcPr>
            <w:tcW w:w="1401" w:type="dxa"/>
            <w:shd w:val="clear" w:color="auto" w:fill="auto"/>
            <w:vAlign w:val="center"/>
          </w:tcPr>
          <w:p w14:paraId="49EADEF3" w14:textId="12CE8864" w:rsidR="00590965" w:rsidRPr="00B66842" w:rsidRDefault="00590965" w:rsidP="00590965">
            <w:pPr>
              <w:jc w:val="center"/>
              <w:rPr>
                <w:rFonts w:cs="Arial"/>
                <w:sz w:val="20"/>
              </w:rPr>
            </w:pPr>
            <w:r>
              <w:rPr>
                <w:rFonts w:cs="Arial"/>
                <w:sz w:val="20"/>
              </w:rPr>
              <w:t>1,192</w:t>
            </w:r>
          </w:p>
        </w:tc>
        <w:tc>
          <w:tcPr>
            <w:tcW w:w="1362" w:type="dxa"/>
            <w:shd w:val="clear" w:color="auto" w:fill="auto"/>
            <w:vAlign w:val="center"/>
          </w:tcPr>
          <w:p w14:paraId="5277FE0C" w14:textId="4751E52C" w:rsidR="00590965" w:rsidRPr="00D555FB" w:rsidRDefault="00590965" w:rsidP="00590965">
            <w:pPr>
              <w:jc w:val="center"/>
              <w:rPr>
                <w:rFonts w:cs="Arial"/>
                <w:sz w:val="20"/>
              </w:rPr>
            </w:pPr>
            <w:r w:rsidRPr="00D555FB">
              <w:rPr>
                <w:rFonts w:cs="Arial"/>
                <w:sz w:val="20"/>
              </w:rPr>
              <w:t>2,287</w:t>
            </w:r>
          </w:p>
        </w:tc>
        <w:tc>
          <w:tcPr>
            <w:tcW w:w="1565" w:type="dxa"/>
            <w:shd w:val="clear" w:color="auto" w:fill="auto"/>
            <w:vAlign w:val="center"/>
          </w:tcPr>
          <w:p w14:paraId="6059F02B" w14:textId="22CAFC90" w:rsidR="00590965" w:rsidRPr="00B66842" w:rsidRDefault="00590965" w:rsidP="00590965">
            <w:pPr>
              <w:jc w:val="center"/>
              <w:rPr>
                <w:rFonts w:cs="Arial"/>
                <w:sz w:val="20"/>
              </w:rPr>
            </w:pPr>
            <w:r>
              <w:rPr>
                <w:rFonts w:cs="Arial"/>
                <w:sz w:val="20"/>
              </w:rPr>
              <w:t xml:space="preserve">31,152 </w:t>
            </w:r>
            <w:r>
              <w:rPr>
                <w:rFonts w:cs="Arial"/>
                <w:sz w:val="20"/>
                <w:vertAlign w:val="superscript"/>
              </w:rPr>
              <w:t>3</w:t>
            </w:r>
          </w:p>
        </w:tc>
      </w:tr>
      <w:tr w:rsidR="00590965" w:rsidRPr="00D35455" w14:paraId="534A28E9" w14:textId="77777777" w:rsidTr="00590965">
        <w:tc>
          <w:tcPr>
            <w:tcW w:w="2228" w:type="dxa"/>
            <w:tcBorders>
              <w:top w:val="single" w:sz="4" w:space="0" w:color="BFBFBF" w:themeColor="background1" w:themeShade="BF"/>
              <w:bottom w:val="single" w:sz="12" w:space="0" w:color="auto"/>
            </w:tcBorders>
            <w:shd w:val="clear" w:color="auto" w:fill="auto"/>
            <w:vAlign w:val="center"/>
          </w:tcPr>
          <w:p w14:paraId="6D71941F" w14:textId="77777777" w:rsidR="00590965" w:rsidRPr="00B66842" w:rsidRDefault="00590965" w:rsidP="00590965">
            <w:pPr>
              <w:rPr>
                <w:rFonts w:cs="Arial"/>
                <w:sz w:val="20"/>
              </w:rPr>
            </w:pPr>
            <w:r w:rsidRPr="00B66842">
              <w:rPr>
                <w:rFonts w:cs="Arial"/>
                <w:sz w:val="20"/>
              </w:rPr>
              <w:t>Landings (t)</w:t>
            </w:r>
          </w:p>
        </w:tc>
        <w:tc>
          <w:tcPr>
            <w:tcW w:w="1407" w:type="dxa"/>
            <w:tcBorders>
              <w:bottom w:val="single" w:sz="12" w:space="0" w:color="auto"/>
            </w:tcBorders>
            <w:shd w:val="clear" w:color="auto" w:fill="auto"/>
            <w:vAlign w:val="center"/>
          </w:tcPr>
          <w:p w14:paraId="394C4B7E" w14:textId="7E3EF2C2" w:rsidR="00590965" w:rsidRPr="00B66842" w:rsidRDefault="00961B15" w:rsidP="00961B15">
            <w:pPr>
              <w:jc w:val="center"/>
              <w:rPr>
                <w:rFonts w:cs="Arial"/>
                <w:sz w:val="20"/>
              </w:rPr>
            </w:pPr>
            <w:r>
              <w:rPr>
                <w:rFonts w:cs="Arial"/>
                <w:sz w:val="20"/>
              </w:rPr>
              <w:t>24,668</w:t>
            </w:r>
          </w:p>
        </w:tc>
        <w:tc>
          <w:tcPr>
            <w:tcW w:w="1397" w:type="dxa"/>
            <w:tcBorders>
              <w:bottom w:val="single" w:sz="12" w:space="0" w:color="auto"/>
            </w:tcBorders>
            <w:shd w:val="clear" w:color="auto" w:fill="auto"/>
            <w:vAlign w:val="center"/>
          </w:tcPr>
          <w:p w14:paraId="3EF8FFB5" w14:textId="4019CC89" w:rsidR="00590965" w:rsidRPr="009B28EB" w:rsidRDefault="00590965" w:rsidP="00590965">
            <w:pPr>
              <w:jc w:val="center"/>
              <w:rPr>
                <w:rFonts w:cs="Arial"/>
                <w:sz w:val="20"/>
              </w:rPr>
            </w:pPr>
            <w:r>
              <w:rPr>
                <w:rFonts w:cs="Arial"/>
                <w:sz w:val="20"/>
              </w:rPr>
              <w:t>234</w:t>
            </w:r>
          </w:p>
        </w:tc>
        <w:tc>
          <w:tcPr>
            <w:tcW w:w="1401" w:type="dxa"/>
            <w:tcBorders>
              <w:bottom w:val="single" w:sz="12" w:space="0" w:color="auto"/>
            </w:tcBorders>
            <w:shd w:val="clear" w:color="auto" w:fill="auto"/>
            <w:vAlign w:val="center"/>
          </w:tcPr>
          <w:p w14:paraId="7176A1E9" w14:textId="003F6790" w:rsidR="00590965" w:rsidRPr="00B66842" w:rsidRDefault="00590965" w:rsidP="00590965">
            <w:pPr>
              <w:jc w:val="center"/>
              <w:rPr>
                <w:rFonts w:cs="Arial"/>
                <w:sz w:val="20"/>
              </w:rPr>
            </w:pPr>
            <w:r>
              <w:rPr>
                <w:rFonts w:cs="Arial"/>
                <w:sz w:val="20"/>
              </w:rPr>
              <w:t>1,084</w:t>
            </w:r>
          </w:p>
        </w:tc>
        <w:tc>
          <w:tcPr>
            <w:tcW w:w="1362" w:type="dxa"/>
            <w:tcBorders>
              <w:bottom w:val="single" w:sz="12" w:space="0" w:color="auto"/>
            </w:tcBorders>
            <w:shd w:val="clear" w:color="auto" w:fill="auto"/>
            <w:vAlign w:val="center"/>
          </w:tcPr>
          <w:p w14:paraId="6F2E5BB5" w14:textId="64697EAB" w:rsidR="00590965" w:rsidRPr="00D555FB" w:rsidRDefault="00590965" w:rsidP="00590965">
            <w:pPr>
              <w:jc w:val="center"/>
              <w:rPr>
                <w:rFonts w:cs="Arial"/>
                <w:sz w:val="20"/>
              </w:rPr>
            </w:pPr>
            <w:r w:rsidRPr="00D555FB">
              <w:rPr>
                <w:rFonts w:cs="Arial"/>
                <w:sz w:val="20"/>
              </w:rPr>
              <w:t>2,284</w:t>
            </w:r>
          </w:p>
        </w:tc>
        <w:tc>
          <w:tcPr>
            <w:tcW w:w="1565" w:type="dxa"/>
            <w:tcBorders>
              <w:bottom w:val="single" w:sz="12" w:space="0" w:color="auto"/>
            </w:tcBorders>
            <w:shd w:val="clear" w:color="auto" w:fill="auto"/>
            <w:vAlign w:val="center"/>
          </w:tcPr>
          <w:p w14:paraId="60811687" w14:textId="7CCC9C34" w:rsidR="00590965" w:rsidRPr="00B66842" w:rsidRDefault="00590965" w:rsidP="00961B15">
            <w:pPr>
              <w:jc w:val="center"/>
              <w:rPr>
                <w:rFonts w:cs="Arial"/>
                <w:sz w:val="20"/>
              </w:rPr>
            </w:pPr>
            <w:r>
              <w:rPr>
                <w:rFonts w:cs="Arial"/>
                <w:sz w:val="20"/>
              </w:rPr>
              <w:t>28,</w:t>
            </w:r>
            <w:r w:rsidR="00961B15">
              <w:rPr>
                <w:rFonts w:cs="Arial"/>
                <w:sz w:val="20"/>
              </w:rPr>
              <w:t>270</w:t>
            </w:r>
          </w:p>
        </w:tc>
      </w:tr>
    </w:tbl>
    <w:p w14:paraId="1069D62D" w14:textId="2495EA67" w:rsidR="001505BC" w:rsidRDefault="007D3D9D" w:rsidP="007D3D9D">
      <w:pPr>
        <w:rPr>
          <w:snapToGrid w:val="0"/>
          <w:sz w:val="20"/>
        </w:rPr>
      </w:pPr>
      <w:r w:rsidRPr="007D3D9D">
        <w:rPr>
          <w:snapToGrid w:val="0"/>
          <w:sz w:val="20"/>
          <w:vertAlign w:val="superscript"/>
        </w:rPr>
        <w:t>1</w:t>
      </w:r>
      <w:r w:rsidRPr="007D3D9D">
        <w:rPr>
          <w:snapToGrid w:val="0"/>
          <w:sz w:val="20"/>
        </w:rPr>
        <w:t xml:space="preserve"> The number of quota allocations among which the Total Allowable Catch </w:t>
      </w:r>
      <w:r w:rsidR="00063334">
        <w:rPr>
          <w:snapToGrid w:val="0"/>
          <w:sz w:val="20"/>
        </w:rPr>
        <w:t xml:space="preserve">(TAC) </w:t>
      </w:r>
      <w:r w:rsidRPr="007D3D9D">
        <w:rPr>
          <w:snapToGrid w:val="0"/>
          <w:sz w:val="20"/>
        </w:rPr>
        <w:t>is divided (Source: DFO Administrative List for Snow Cr</w:t>
      </w:r>
      <w:r w:rsidR="008C6695">
        <w:rPr>
          <w:snapToGrid w:val="0"/>
          <w:sz w:val="20"/>
        </w:rPr>
        <w:t>ab Areas 12, 12E, 12F, and 19).</w:t>
      </w:r>
      <w:r w:rsidR="00C00DEA">
        <w:rPr>
          <w:snapToGrid w:val="0"/>
          <w:sz w:val="20"/>
        </w:rPr>
        <w:br/>
      </w:r>
      <w:r w:rsidR="008C6695">
        <w:rPr>
          <w:snapToGrid w:val="0"/>
          <w:sz w:val="20"/>
          <w:vertAlign w:val="superscript"/>
        </w:rPr>
        <w:t>2</w:t>
      </w:r>
      <w:r w:rsidR="00876233" w:rsidRPr="007D3D9D">
        <w:rPr>
          <w:snapToGrid w:val="0"/>
          <w:sz w:val="20"/>
          <w:vertAlign w:val="superscript"/>
        </w:rPr>
        <w:t xml:space="preserve"> </w:t>
      </w:r>
      <w:r w:rsidRPr="007D3D9D">
        <w:rPr>
          <w:snapToGrid w:val="0"/>
          <w:sz w:val="20"/>
        </w:rPr>
        <w:t xml:space="preserve">For reasons of </w:t>
      </w:r>
      <w:proofErr w:type="spellStart"/>
      <w:r w:rsidRPr="007D3D9D">
        <w:rPr>
          <w:snapToGrid w:val="0"/>
          <w:sz w:val="20"/>
        </w:rPr>
        <w:t>interannual</w:t>
      </w:r>
      <w:proofErr w:type="spellEnd"/>
      <w:r w:rsidRPr="007D3D9D">
        <w:rPr>
          <w:snapToGrid w:val="0"/>
          <w:sz w:val="20"/>
        </w:rPr>
        <w:t xml:space="preserve"> quota adjustments, reconciliations, and re-distribution of the scientific quota among areas, the revised quota does not necessarily correspond to the TAC in the notice to harvesters.</w:t>
      </w:r>
      <w:r>
        <w:rPr>
          <w:snapToGrid w:val="0"/>
          <w:sz w:val="20"/>
        </w:rPr>
        <w:br/>
      </w:r>
      <w:r w:rsidR="008C6695">
        <w:rPr>
          <w:snapToGrid w:val="0"/>
          <w:sz w:val="20"/>
          <w:vertAlign w:val="superscript"/>
        </w:rPr>
        <w:t>3</w:t>
      </w:r>
      <w:r w:rsidR="00876233" w:rsidRPr="007D3D9D">
        <w:rPr>
          <w:snapToGrid w:val="0"/>
          <w:sz w:val="20"/>
          <w:vertAlign w:val="superscript"/>
        </w:rPr>
        <w:t xml:space="preserve"> </w:t>
      </w:r>
      <w:r w:rsidR="000A5531">
        <w:rPr>
          <w:snapToGrid w:val="0"/>
          <w:sz w:val="20"/>
        </w:rPr>
        <w:t>Quota includes 4</w:t>
      </w:r>
      <w:r w:rsidR="00E80CD1">
        <w:rPr>
          <w:snapToGrid w:val="0"/>
          <w:sz w:val="20"/>
        </w:rPr>
        <w:t>50</w:t>
      </w:r>
      <w:r w:rsidRPr="007D3D9D">
        <w:rPr>
          <w:snapToGrid w:val="0"/>
          <w:sz w:val="20"/>
        </w:rPr>
        <w:t xml:space="preserve"> t set aside to </w:t>
      </w:r>
      <w:r w:rsidR="000A5531">
        <w:rPr>
          <w:snapToGrid w:val="0"/>
          <w:sz w:val="20"/>
        </w:rPr>
        <w:t xml:space="preserve">finance the trawl survey in </w:t>
      </w:r>
      <w:r w:rsidR="000A5531" w:rsidRPr="00B60BD3">
        <w:rPr>
          <w:snapToGrid w:val="0"/>
          <w:sz w:val="20"/>
        </w:rPr>
        <w:t>201</w:t>
      </w:r>
      <w:r w:rsidR="00E80CD1">
        <w:rPr>
          <w:snapToGrid w:val="0"/>
          <w:sz w:val="20"/>
        </w:rPr>
        <w:t>9</w:t>
      </w:r>
      <w:r w:rsidRPr="007D3D9D">
        <w:rPr>
          <w:snapToGrid w:val="0"/>
          <w:sz w:val="20"/>
        </w:rPr>
        <w:t xml:space="preserve"> (under Section 10 of the Fisheries Act).</w:t>
      </w:r>
    </w:p>
    <w:p w14:paraId="4428C883" w14:textId="2401FD57" w:rsidR="002D67F8" w:rsidRPr="00B01278" w:rsidRDefault="002D67F8" w:rsidP="002D67F8">
      <w:pPr>
        <w:pStyle w:val="BodyText"/>
      </w:pPr>
      <w:r w:rsidRPr="00FE4AEE">
        <w:t>The minimum legal CW for this male only fishery is 95 mm</w:t>
      </w:r>
      <w:r w:rsidR="00B56C86">
        <w:t>;</w:t>
      </w:r>
      <w:r w:rsidRPr="00FE4AEE">
        <w:t xml:space="preserve"> soft</w:t>
      </w:r>
      <w:r w:rsidRPr="00B01278">
        <w:t>-shell</w:t>
      </w:r>
      <w:r>
        <w:t>ed</w:t>
      </w:r>
      <w:r w:rsidRPr="00B01278">
        <w:t xml:space="preserve"> and white crab are not targeted by the fishery. </w:t>
      </w:r>
    </w:p>
    <w:p w14:paraId="6BA11065" w14:textId="0A9FA246" w:rsidR="002D67F8" w:rsidRPr="00E5629A" w:rsidRDefault="002D67F8" w:rsidP="002D67F8">
      <w:pPr>
        <w:pStyle w:val="BodyText"/>
      </w:pPr>
      <w:r w:rsidRPr="00B01278">
        <w:t xml:space="preserve">Management of these fisheries is based on quotas and effort controls (trap allocations, trap dimensions, and seasons). </w:t>
      </w:r>
      <w:r>
        <w:t>A</w:t>
      </w:r>
      <w:r w:rsidRPr="00B01278">
        <w:t xml:space="preserve">t-sea soft-shelled and white crab catch monitoring protocols allow for </w:t>
      </w:r>
      <w:r>
        <w:t xml:space="preserve">the </w:t>
      </w:r>
      <w:r w:rsidRPr="00B01278">
        <w:t>closure of portions of fishing area</w:t>
      </w:r>
      <w:r>
        <w:t>s</w:t>
      </w:r>
      <w:r w:rsidRPr="00B01278">
        <w:t xml:space="preserve"> when the proportion of the</w:t>
      </w:r>
      <w:r>
        <w:t>se</w:t>
      </w:r>
      <w:r w:rsidRPr="00B01278">
        <w:t xml:space="preserve"> males exceeds 20%</w:t>
      </w:r>
      <w:r>
        <w:t xml:space="preserve"> in the catch</w:t>
      </w:r>
      <w:r w:rsidRPr="00B01278">
        <w:t>. The protocols are in place to maximize the yield and the reproductive potential of the resource.</w:t>
      </w:r>
      <w:r>
        <w:t xml:space="preserve"> </w:t>
      </w:r>
      <w:r w:rsidR="007B409F">
        <w:t>Due to</w:t>
      </w:r>
      <w:r w:rsidR="006E7B38">
        <w:t xml:space="preserve"> the</w:t>
      </w:r>
      <w:r w:rsidR="007B409F">
        <w:t xml:space="preserve"> </w:t>
      </w:r>
      <w:r w:rsidR="006E7B38">
        <w:t>COVID</w:t>
      </w:r>
      <w:r w:rsidR="007B409F">
        <w:t>-19 pandemic, there were few at-sea observers deployed onboard snow crab vessels during the 2020 fishing season. Consequently</w:t>
      </w:r>
      <w:r w:rsidR="0077386D">
        <w:t xml:space="preserve">, the soft-shelled and white shelled crab protocols were not applied during the 2020 fishing season. </w:t>
      </w:r>
      <w:r w:rsidR="00AE7CC4">
        <w:t xml:space="preserve">All analyses based on the at-sea observer data to monitor the fishery performance such as the catch composition, the mean size of commercial-sized males and the percentage of soft-shelled or white shelled crabs could not be performed for the 2020 fishing season. </w:t>
      </w:r>
      <w:r w:rsidRPr="008266CA">
        <w:t>Temporar</w:t>
      </w:r>
      <w:r w:rsidR="007B409F">
        <w:t>y grid closures were</w:t>
      </w:r>
      <w:r>
        <w:t xml:space="preserve"> </w:t>
      </w:r>
      <w:r w:rsidRPr="008266CA">
        <w:t>implemented at different times during the fishing season, based on confirmed observations of North Atlantic right whales. These closures displaced some of the fishing effort fr</w:t>
      </w:r>
      <w:r w:rsidR="007B409F">
        <w:t>om traditional grounds in 2020</w:t>
      </w:r>
      <w:r>
        <w:t>.</w:t>
      </w:r>
    </w:p>
    <w:p w14:paraId="075DFDB2" w14:textId="20DB4CC2" w:rsidR="003027CC" w:rsidRPr="00E364F8" w:rsidRDefault="003027CC" w:rsidP="001E2086">
      <w:pPr>
        <w:pStyle w:val="BodyText"/>
        <w:rPr>
          <w:snapToGrid w:val="0"/>
        </w:rPr>
      </w:pPr>
      <w:r>
        <w:rPr>
          <w:snapToGrid w:val="0"/>
        </w:rPr>
        <w:t xml:space="preserve">The landings from </w:t>
      </w:r>
      <w:r w:rsidRPr="007C2DD5">
        <w:rPr>
          <w:snapToGrid w:val="0"/>
        </w:rPr>
        <w:t xml:space="preserve">the </w:t>
      </w:r>
      <w:proofErr w:type="spellStart"/>
      <w:r w:rsidR="00FE3879" w:rsidRPr="007C2DD5">
        <w:rPr>
          <w:snapToGrid w:val="0"/>
        </w:rPr>
        <w:t>sGSL</w:t>
      </w:r>
      <w:proofErr w:type="spellEnd"/>
      <w:r w:rsidRPr="007C2DD5">
        <w:rPr>
          <w:snapToGrid w:val="0"/>
        </w:rPr>
        <w:t xml:space="preserve"> </w:t>
      </w:r>
      <w:r w:rsidR="00B42F6A" w:rsidRPr="007C2DD5">
        <w:rPr>
          <w:snapToGrid w:val="0"/>
        </w:rPr>
        <w:t xml:space="preserve">were low in the 1970s and </w:t>
      </w:r>
      <w:r w:rsidRPr="007C2DD5">
        <w:rPr>
          <w:snapToGrid w:val="0"/>
        </w:rPr>
        <w:t xml:space="preserve">increased with </w:t>
      </w:r>
      <w:r w:rsidR="005D492C" w:rsidRPr="007C2DD5">
        <w:rPr>
          <w:snapToGrid w:val="0"/>
        </w:rPr>
        <w:t>four</w:t>
      </w:r>
      <w:r w:rsidRPr="007C2DD5">
        <w:rPr>
          <w:snapToGrid w:val="0"/>
        </w:rPr>
        <w:t xml:space="preserve"> periods of high landings: 1981-1986, 1994-1995, </w:t>
      </w:r>
      <w:r w:rsidR="005D492C" w:rsidRPr="007C2DD5">
        <w:rPr>
          <w:snapToGrid w:val="0"/>
        </w:rPr>
        <w:t>2002-2009</w:t>
      </w:r>
      <w:r w:rsidR="0077386D">
        <w:rPr>
          <w:snapToGrid w:val="0"/>
        </w:rPr>
        <w:t>, and more recently 2012 to 2020</w:t>
      </w:r>
      <w:r w:rsidRPr="007C2DD5">
        <w:rPr>
          <w:snapToGrid w:val="0"/>
        </w:rPr>
        <w:t xml:space="preserve"> (Figure 2). </w:t>
      </w:r>
      <w:r w:rsidR="004170AA" w:rsidRPr="007C2DD5">
        <w:t>S</w:t>
      </w:r>
      <w:r w:rsidRPr="007C2DD5">
        <w:t xml:space="preserve">now crab </w:t>
      </w:r>
      <w:r w:rsidR="004170AA" w:rsidRPr="007C2DD5">
        <w:t xml:space="preserve">landings </w:t>
      </w:r>
      <w:r w:rsidRPr="007C2DD5">
        <w:t xml:space="preserve">from the </w:t>
      </w:r>
      <w:proofErr w:type="spellStart"/>
      <w:r w:rsidR="00FE3879" w:rsidRPr="007C2DD5">
        <w:t>sGSL</w:t>
      </w:r>
      <w:proofErr w:type="spellEnd"/>
      <w:r w:rsidR="00FE3879" w:rsidRPr="007C2DD5">
        <w:t xml:space="preserve"> </w:t>
      </w:r>
      <w:r w:rsidR="0077386D">
        <w:t>in 2020</w:t>
      </w:r>
      <w:r w:rsidRPr="00502E71">
        <w:t xml:space="preserve"> were </w:t>
      </w:r>
      <w:r w:rsidR="0077386D">
        <w:rPr>
          <w:rFonts w:cs="Arial"/>
        </w:rPr>
        <w:t>28,156</w:t>
      </w:r>
      <w:r w:rsidRPr="00502E71">
        <w:rPr>
          <w:rFonts w:cs="Arial"/>
        </w:rPr>
        <w:t xml:space="preserve"> </w:t>
      </w:r>
      <w:r w:rsidRPr="00502E71">
        <w:t xml:space="preserve">t </w:t>
      </w:r>
      <w:r w:rsidR="00F41653" w:rsidRPr="00502E71">
        <w:rPr>
          <w:spacing w:val="-3"/>
        </w:rPr>
        <w:t xml:space="preserve">from a </w:t>
      </w:r>
      <w:r w:rsidR="000D64E3" w:rsidRPr="00502E71">
        <w:rPr>
          <w:spacing w:val="-3"/>
        </w:rPr>
        <w:t xml:space="preserve">revised </w:t>
      </w:r>
      <w:r w:rsidR="00F41653" w:rsidRPr="00502E71">
        <w:rPr>
          <w:spacing w:val="-3"/>
        </w:rPr>
        <w:t xml:space="preserve">quota of </w:t>
      </w:r>
      <w:r w:rsidR="0077386D">
        <w:rPr>
          <w:spacing w:val="-3"/>
        </w:rPr>
        <w:t>31,152</w:t>
      </w:r>
      <w:r w:rsidRPr="00502E71">
        <w:rPr>
          <w:spacing w:val="-3"/>
        </w:rPr>
        <w:t xml:space="preserve"> t.</w:t>
      </w:r>
      <w:r w:rsidR="005D492C" w:rsidRPr="005D492C">
        <w:rPr>
          <w:snapToGrid w:val="0"/>
        </w:rPr>
        <w:t xml:space="preserve"> </w:t>
      </w:r>
    </w:p>
    <w:p w14:paraId="3BDA3EBA" w14:textId="5A7A5F4A" w:rsidR="003027CC" w:rsidRPr="00E64AC3" w:rsidRDefault="00F918A1" w:rsidP="003027CC">
      <w:pPr>
        <w:keepNext/>
        <w:jc w:val="center"/>
        <w:rPr>
          <w:rFonts w:cs="Arial"/>
          <w:szCs w:val="22"/>
        </w:rPr>
      </w:pPr>
      <w:r>
        <w:rPr>
          <w:rFonts w:cs="Arial"/>
          <w:noProof/>
          <w:szCs w:val="22"/>
        </w:rPr>
        <w:lastRenderedPageBreak/>
        <w:drawing>
          <wp:inline distT="0" distB="0" distL="0" distR="0" wp14:anchorId="500E8AFC" wp14:editId="031310A2">
            <wp:extent cx="5840800" cy="37401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4009" cy="3774222"/>
                    </a:xfrm>
                    <a:prstGeom prst="rect">
                      <a:avLst/>
                    </a:prstGeom>
                    <a:noFill/>
                  </pic:spPr>
                </pic:pic>
              </a:graphicData>
            </a:graphic>
          </wp:inline>
        </w:drawing>
      </w:r>
    </w:p>
    <w:p w14:paraId="3EA52DBA" w14:textId="59DCE9D9" w:rsidR="003027CC" w:rsidRDefault="003027CC" w:rsidP="002B0EB6">
      <w:pPr>
        <w:pStyle w:val="Caption-Figure"/>
        <w:rPr>
          <w:snapToGrid w:val="0"/>
        </w:rPr>
      </w:pPr>
      <w:r w:rsidRPr="00502E71">
        <w:t>Figure 2</w:t>
      </w:r>
      <w:r w:rsidR="002B0EB6">
        <w:t>.</w:t>
      </w:r>
      <w:r w:rsidRPr="00502E71">
        <w:t xml:space="preserve"> </w:t>
      </w:r>
      <w:r w:rsidRPr="007C2DD5">
        <w:t>Landings (</w:t>
      </w:r>
      <w:proofErr w:type="spellStart"/>
      <w:r w:rsidRPr="007C2DD5">
        <w:t>t</w:t>
      </w:r>
      <w:r w:rsidR="004170AA" w:rsidRPr="007C2DD5">
        <w:t>o</w:t>
      </w:r>
      <w:r w:rsidR="00FE3879" w:rsidRPr="007C2DD5">
        <w:t>n</w:t>
      </w:r>
      <w:r w:rsidR="004170AA" w:rsidRPr="007C2DD5">
        <w:t>n</w:t>
      </w:r>
      <w:r w:rsidR="00FE3879" w:rsidRPr="007C2DD5">
        <w:t>e</w:t>
      </w:r>
      <w:r w:rsidR="007B29E0" w:rsidRPr="007C2DD5">
        <w:t>s</w:t>
      </w:r>
      <w:proofErr w:type="spellEnd"/>
      <w:r w:rsidR="009B7146" w:rsidRPr="007C2DD5">
        <w:t>; t</w:t>
      </w:r>
      <w:r w:rsidRPr="007C2DD5">
        <w:t>) in</w:t>
      </w:r>
      <w:r w:rsidRPr="00502E71">
        <w:t xml:space="preserve"> the southern Gulf of St. Lawrence snow crab fishery</w:t>
      </w:r>
      <w:r w:rsidR="009B7146">
        <w:t xml:space="preserve"> by </w:t>
      </w:r>
      <w:r w:rsidR="00F92840">
        <w:t>f</w:t>
      </w:r>
      <w:r w:rsidR="009B7146">
        <w:t xml:space="preserve">ishing </w:t>
      </w:r>
      <w:r w:rsidR="00F92840">
        <w:t>a</w:t>
      </w:r>
      <w:r w:rsidR="009B7146">
        <w:t>rea from</w:t>
      </w:r>
      <w:r w:rsidR="0077386D">
        <w:t xml:space="preserve"> 1969 to 2020</w:t>
      </w:r>
      <w:r w:rsidRPr="00502E71">
        <w:t>.</w:t>
      </w:r>
    </w:p>
    <w:p w14:paraId="61D80F56" w14:textId="34884293" w:rsidR="003027CC" w:rsidRPr="00B66842" w:rsidRDefault="0077386D" w:rsidP="00B66842">
      <w:pPr>
        <w:pStyle w:val="BodyText"/>
        <w:rPr>
          <w:spacing w:val="-2"/>
        </w:rPr>
      </w:pPr>
      <w:r>
        <w:rPr>
          <w:w w:val="103"/>
        </w:rPr>
        <w:t>L</w:t>
      </w:r>
      <w:r w:rsidR="00C7574A">
        <w:rPr>
          <w:w w:val="103"/>
        </w:rPr>
        <w:t xml:space="preserve">andings </w:t>
      </w:r>
      <w:r>
        <w:t>in Area 12 were 24,525</w:t>
      </w:r>
      <w:r w:rsidR="00D14085" w:rsidRPr="00502E71">
        <w:t xml:space="preserve"> t from </w:t>
      </w:r>
      <w:r w:rsidR="00D14085" w:rsidRPr="00502E71">
        <w:rPr>
          <w:color w:val="000000" w:themeColor="text1"/>
        </w:rPr>
        <w:t>a</w:t>
      </w:r>
      <w:r w:rsidR="006A4593" w:rsidRPr="00502E71">
        <w:rPr>
          <w:color w:val="000000" w:themeColor="text1"/>
        </w:rPr>
        <w:t xml:space="preserve"> </w:t>
      </w:r>
      <w:r w:rsidR="004F0879" w:rsidRPr="00502E71">
        <w:rPr>
          <w:color w:val="000000" w:themeColor="text1"/>
        </w:rPr>
        <w:t xml:space="preserve">revised </w:t>
      </w:r>
      <w:r w:rsidR="003027CC" w:rsidRPr="00502E71">
        <w:t xml:space="preserve">quota of </w:t>
      </w:r>
      <w:r>
        <w:t>27,435</w:t>
      </w:r>
      <w:r w:rsidR="003027CC" w:rsidRPr="00502E71">
        <w:t xml:space="preserve"> t (Tables 1</w:t>
      </w:r>
      <w:r w:rsidR="002B0EB6">
        <w:t xml:space="preserve"> and</w:t>
      </w:r>
      <w:r w:rsidR="003027CC" w:rsidRPr="00502E71">
        <w:t xml:space="preserve"> 2; Figure 2). The fishing effort estimated from logbooks has varied from </w:t>
      </w:r>
      <w:r w:rsidR="00F47359" w:rsidRPr="00502E71">
        <w:t>161,148</w:t>
      </w:r>
      <w:r w:rsidR="003027CC" w:rsidRPr="00502E71">
        <w:t xml:space="preserve"> to </w:t>
      </w:r>
      <w:r>
        <w:t>556</w:t>
      </w:r>
      <w:r w:rsidR="0077398D">
        <w:t>,</w:t>
      </w:r>
      <w:r w:rsidR="003D3220">
        <w:t>125</w:t>
      </w:r>
      <w:r w:rsidR="003D3220" w:rsidRPr="00502E71">
        <w:t xml:space="preserve"> </w:t>
      </w:r>
      <w:r w:rsidR="003027CC" w:rsidRPr="00502E71">
        <w:t>trap hauls between 1987 and 20</w:t>
      </w:r>
      <w:r>
        <w:t>20</w:t>
      </w:r>
      <w:r w:rsidR="00F47359" w:rsidRPr="00502E71">
        <w:t xml:space="preserve">, </w:t>
      </w:r>
      <w:r w:rsidR="00583FB3" w:rsidRPr="00502E71">
        <w:t xml:space="preserve">with </w:t>
      </w:r>
      <w:r w:rsidR="00C31C5F">
        <w:t>the lowest effort in 2010</w:t>
      </w:r>
      <w:r w:rsidR="00F47359" w:rsidRPr="00502E71">
        <w:t xml:space="preserve"> and the highest effort in </w:t>
      </w:r>
      <w:r w:rsidR="003D3220" w:rsidRPr="00502E71">
        <w:t>20</w:t>
      </w:r>
      <w:r>
        <w:t>20</w:t>
      </w:r>
      <w:r w:rsidR="00BD0246">
        <w:t xml:space="preserve"> (Hébert et al. </w:t>
      </w:r>
      <w:r w:rsidR="00843F18">
        <w:t>2020</w:t>
      </w:r>
      <w:r w:rsidR="00005DCA">
        <w:t>)</w:t>
      </w:r>
      <w:r w:rsidR="00F47359" w:rsidRPr="00502E71">
        <w:t>.</w:t>
      </w:r>
    </w:p>
    <w:p w14:paraId="38D13D1F" w14:textId="0EFF5B82" w:rsidR="003027CC" w:rsidRPr="00B66842" w:rsidRDefault="003027CC" w:rsidP="002B0EB6">
      <w:pPr>
        <w:pStyle w:val="Caption-Table"/>
        <w:rPr>
          <w:spacing w:val="-2"/>
        </w:rPr>
      </w:pPr>
      <w:r w:rsidRPr="00B66842">
        <w:t>Table 2</w:t>
      </w:r>
      <w:r w:rsidR="002B0EB6">
        <w:t>.</w:t>
      </w:r>
      <w:r w:rsidRPr="00B66842">
        <w:t xml:space="preserve"> </w:t>
      </w:r>
      <w:r w:rsidR="00005DCA">
        <w:t>Q</w:t>
      </w:r>
      <w:r w:rsidRPr="00B66842">
        <w:t>uota</w:t>
      </w:r>
      <w:r w:rsidR="00192A1A" w:rsidRPr="00B66842">
        <w:t xml:space="preserve"> </w:t>
      </w:r>
      <w:r w:rsidR="00F47359" w:rsidRPr="00B66842">
        <w:t>and</w:t>
      </w:r>
      <w:r w:rsidRPr="00B66842">
        <w:t xml:space="preserve"> </w:t>
      </w:r>
      <w:r w:rsidRPr="007C2DD5">
        <w:t>landings (t</w:t>
      </w:r>
      <w:r w:rsidR="004170AA" w:rsidRPr="007C2DD5">
        <w:t>on</w:t>
      </w:r>
      <w:r w:rsidR="00FE3879" w:rsidRPr="007C2DD5">
        <w:t>ne</w:t>
      </w:r>
      <w:r w:rsidR="007B29E0" w:rsidRPr="007C2DD5">
        <w:t>s</w:t>
      </w:r>
      <w:r w:rsidR="00A7668D" w:rsidRPr="007C2DD5">
        <w:t>; t</w:t>
      </w:r>
      <w:r w:rsidRPr="007C2DD5">
        <w:t xml:space="preserve">), </w:t>
      </w:r>
      <w:r w:rsidR="00005DCA" w:rsidRPr="007C2DD5">
        <w:t>catch</w:t>
      </w:r>
      <w:r w:rsidR="00005DCA">
        <w:t xml:space="preserve"> per unit of effort (CPUE; kg/trap-haul), </w:t>
      </w:r>
      <w:r w:rsidRPr="00B66842">
        <w:t>fishing effort (trap hauls)</w:t>
      </w:r>
      <w:r w:rsidR="002C10F5">
        <w:t>,</w:t>
      </w:r>
      <w:r w:rsidRPr="00B66842">
        <w:t xml:space="preserve"> </w:t>
      </w:r>
      <w:r w:rsidR="002C10F5">
        <w:t>s</w:t>
      </w:r>
      <w:r w:rsidR="00005DCA">
        <w:t>oft-shelled crab percentages</w:t>
      </w:r>
      <w:r w:rsidR="002C10F5">
        <w:t xml:space="preserve">, and associated closed grids </w:t>
      </w:r>
      <w:r w:rsidRPr="00B66842">
        <w:t>for the snow crab fishery in Area 12</w:t>
      </w:r>
      <w:r w:rsidR="00F918A1">
        <w:t>, 2012 to 2020</w:t>
      </w:r>
      <w:r w:rsidRPr="00B66842">
        <w:t>.</w:t>
      </w:r>
    </w:p>
    <w:tbl>
      <w:tblPr>
        <w:tblW w:w="9198"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724"/>
      </w:tblGrid>
      <w:tr w:rsidR="0077386D" w:rsidRPr="00B66842" w14:paraId="02C3145B" w14:textId="77777777" w:rsidTr="0073487A">
        <w:trPr>
          <w:cantSplit/>
          <w:tblHeader/>
        </w:trPr>
        <w:tc>
          <w:tcPr>
            <w:tcW w:w="1890" w:type="dxa"/>
            <w:tcBorders>
              <w:top w:val="single" w:sz="12" w:space="0" w:color="auto"/>
              <w:bottom w:val="single" w:sz="4" w:space="0" w:color="auto"/>
            </w:tcBorders>
          </w:tcPr>
          <w:p w14:paraId="4E2290CC" w14:textId="77777777" w:rsidR="0077386D" w:rsidRPr="00E83F4C" w:rsidRDefault="0077386D" w:rsidP="0077386D">
            <w:pPr>
              <w:rPr>
                <w:rFonts w:cs="Arial"/>
                <w:sz w:val="18"/>
                <w:szCs w:val="18"/>
              </w:rPr>
            </w:pPr>
            <w:r w:rsidRPr="00E83F4C">
              <w:rPr>
                <w:rFonts w:cs="Arial"/>
                <w:sz w:val="18"/>
                <w:szCs w:val="18"/>
              </w:rPr>
              <w:t>Fishery descriptor</w:t>
            </w:r>
          </w:p>
        </w:tc>
        <w:tc>
          <w:tcPr>
            <w:tcW w:w="823" w:type="dxa"/>
            <w:tcBorders>
              <w:top w:val="single" w:sz="12" w:space="0" w:color="auto"/>
              <w:bottom w:val="single" w:sz="4" w:space="0" w:color="auto"/>
            </w:tcBorders>
          </w:tcPr>
          <w:p w14:paraId="0D82DF47" w14:textId="1CC7A579" w:rsidR="0077386D" w:rsidRPr="00E83F4C" w:rsidRDefault="0077386D" w:rsidP="0077386D">
            <w:pPr>
              <w:jc w:val="center"/>
              <w:rPr>
                <w:rFonts w:cs="Arial"/>
                <w:sz w:val="18"/>
                <w:szCs w:val="18"/>
              </w:rPr>
            </w:pPr>
            <w:r w:rsidRPr="00E83F4C">
              <w:rPr>
                <w:rFonts w:cs="Arial"/>
                <w:sz w:val="18"/>
                <w:szCs w:val="18"/>
              </w:rPr>
              <w:t>2012</w:t>
            </w:r>
          </w:p>
        </w:tc>
        <w:tc>
          <w:tcPr>
            <w:tcW w:w="823" w:type="dxa"/>
            <w:tcBorders>
              <w:top w:val="single" w:sz="12" w:space="0" w:color="auto"/>
              <w:bottom w:val="single" w:sz="4" w:space="0" w:color="auto"/>
            </w:tcBorders>
          </w:tcPr>
          <w:p w14:paraId="70BC56F8" w14:textId="24911EB1" w:rsidR="0077386D" w:rsidRPr="00E83F4C" w:rsidRDefault="0077386D" w:rsidP="0077386D">
            <w:pPr>
              <w:jc w:val="center"/>
              <w:rPr>
                <w:rFonts w:cs="Arial"/>
                <w:sz w:val="18"/>
                <w:szCs w:val="18"/>
              </w:rPr>
            </w:pPr>
            <w:r w:rsidRPr="00E83F4C">
              <w:rPr>
                <w:rFonts w:cs="Arial"/>
                <w:sz w:val="18"/>
                <w:szCs w:val="18"/>
              </w:rPr>
              <w:t>2013</w:t>
            </w:r>
          </w:p>
        </w:tc>
        <w:tc>
          <w:tcPr>
            <w:tcW w:w="823" w:type="dxa"/>
            <w:tcBorders>
              <w:top w:val="single" w:sz="12" w:space="0" w:color="auto"/>
              <w:bottom w:val="single" w:sz="4" w:space="0" w:color="auto"/>
            </w:tcBorders>
          </w:tcPr>
          <w:p w14:paraId="0461606F" w14:textId="09C55B21" w:rsidR="0077386D" w:rsidRPr="00E83F4C" w:rsidRDefault="0077386D" w:rsidP="0077386D">
            <w:pPr>
              <w:jc w:val="center"/>
              <w:rPr>
                <w:rFonts w:cs="Arial"/>
                <w:sz w:val="18"/>
                <w:szCs w:val="18"/>
              </w:rPr>
            </w:pPr>
            <w:r w:rsidRPr="00E83F4C">
              <w:rPr>
                <w:rFonts w:cs="Arial"/>
                <w:sz w:val="18"/>
                <w:szCs w:val="18"/>
              </w:rPr>
              <w:t>2014</w:t>
            </w:r>
          </w:p>
        </w:tc>
        <w:tc>
          <w:tcPr>
            <w:tcW w:w="823" w:type="dxa"/>
            <w:tcBorders>
              <w:top w:val="single" w:sz="12" w:space="0" w:color="auto"/>
              <w:bottom w:val="single" w:sz="4" w:space="0" w:color="auto"/>
            </w:tcBorders>
          </w:tcPr>
          <w:p w14:paraId="26BD2B03" w14:textId="51B66718" w:rsidR="0077386D" w:rsidRPr="00E83F4C" w:rsidRDefault="0077386D" w:rsidP="0077386D">
            <w:pPr>
              <w:jc w:val="center"/>
              <w:rPr>
                <w:rFonts w:cs="Arial"/>
                <w:sz w:val="18"/>
                <w:szCs w:val="18"/>
              </w:rPr>
            </w:pPr>
            <w:r w:rsidRPr="00E83F4C">
              <w:rPr>
                <w:rFonts w:cs="Arial"/>
                <w:sz w:val="18"/>
                <w:szCs w:val="18"/>
              </w:rPr>
              <w:t>2015</w:t>
            </w:r>
          </w:p>
        </w:tc>
        <w:tc>
          <w:tcPr>
            <w:tcW w:w="823" w:type="dxa"/>
            <w:tcBorders>
              <w:top w:val="single" w:sz="12" w:space="0" w:color="auto"/>
              <w:bottom w:val="single" w:sz="4" w:space="0" w:color="auto"/>
            </w:tcBorders>
          </w:tcPr>
          <w:p w14:paraId="4227DDC5" w14:textId="0E9F6DBA" w:rsidR="0077386D" w:rsidRPr="00E83F4C" w:rsidRDefault="0077386D" w:rsidP="0077386D">
            <w:pPr>
              <w:jc w:val="center"/>
              <w:rPr>
                <w:rFonts w:cs="Arial"/>
                <w:sz w:val="18"/>
                <w:szCs w:val="18"/>
              </w:rPr>
            </w:pPr>
            <w:r w:rsidRPr="00502E71">
              <w:rPr>
                <w:rFonts w:cs="Arial"/>
                <w:sz w:val="18"/>
                <w:szCs w:val="18"/>
              </w:rPr>
              <w:t>2016</w:t>
            </w:r>
          </w:p>
        </w:tc>
        <w:tc>
          <w:tcPr>
            <w:tcW w:w="823" w:type="dxa"/>
            <w:tcBorders>
              <w:top w:val="single" w:sz="12" w:space="0" w:color="auto"/>
              <w:bottom w:val="single" w:sz="4" w:space="0" w:color="auto"/>
            </w:tcBorders>
          </w:tcPr>
          <w:p w14:paraId="0E739394" w14:textId="7E387191" w:rsidR="0077386D" w:rsidRPr="00E83F4C" w:rsidRDefault="0077386D" w:rsidP="0077386D">
            <w:pPr>
              <w:jc w:val="center"/>
              <w:rPr>
                <w:rFonts w:cs="Arial"/>
                <w:sz w:val="18"/>
                <w:szCs w:val="18"/>
              </w:rPr>
            </w:pPr>
            <w:r>
              <w:rPr>
                <w:rFonts w:cs="Arial"/>
                <w:sz w:val="18"/>
                <w:szCs w:val="18"/>
              </w:rPr>
              <w:t>2017</w:t>
            </w:r>
          </w:p>
        </w:tc>
        <w:tc>
          <w:tcPr>
            <w:tcW w:w="823" w:type="dxa"/>
            <w:tcBorders>
              <w:top w:val="single" w:sz="12" w:space="0" w:color="auto"/>
              <w:bottom w:val="single" w:sz="4" w:space="0" w:color="auto"/>
            </w:tcBorders>
          </w:tcPr>
          <w:p w14:paraId="02F15369" w14:textId="307F7302" w:rsidR="0077386D" w:rsidRPr="00E83F4C" w:rsidRDefault="0077386D" w:rsidP="0077386D">
            <w:pPr>
              <w:jc w:val="center"/>
              <w:rPr>
                <w:rFonts w:cs="Arial"/>
                <w:sz w:val="18"/>
                <w:szCs w:val="18"/>
              </w:rPr>
            </w:pPr>
            <w:r>
              <w:rPr>
                <w:rFonts w:cs="Arial"/>
                <w:sz w:val="18"/>
                <w:szCs w:val="18"/>
              </w:rPr>
              <w:t>2018</w:t>
            </w:r>
          </w:p>
        </w:tc>
        <w:tc>
          <w:tcPr>
            <w:tcW w:w="823" w:type="dxa"/>
            <w:tcBorders>
              <w:top w:val="single" w:sz="12" w:space="0" w:color="auto"/>
              <w:bottom w:val="single" w:sz="4" w:space="0" w:color="auto"/>
            </w:tcBorders>
          </w:tcPr>
          <w:p w14:paraId="7F1990EC" w14:textId="58C56508" w:rsidR="0077386D" w:rsidRPr="00E83F4C" w:rsidRDefault="0077386D" w:rsidP="0077386D">
            <w:pPr>
              <w:jc w:val="center"/>
              <w:rPr>
                <w:rFonts w:cs="Arial"/>
                <w:sz w:val="18"/>
                <w:szCs w:val="18"/>
              </w:rPr>
            </w:pPr>
            <w:r>
              <w:rPr>
                <w:rFonts w:cs="Arial"/>
                <w:sz w:val="18"/>
                <w:szCs w:val="18"/>
              </w:rPr>
              <w:t>2019</w:t>
            </w:r>
          </w:p>
        </w:tc>
        <w:tc>
          <w:tcPr>
            <w:tcW w:w="724" w:type="dxa"/>
            <w:tcBorders>
              <w:top w:val="single" w:sz="12" w:space="0" w:color="auto"/>
              <w:bottom w:val="single" w:sz="4" w:space="0" w:color="auto"/>
            </w:tcBorders>
          </w:tcPr>
          <w:p w14:paraId="1F19C757" w14:textId="505C65C1" w:rsidR="0077386D" w:rsidRPr="00E83F4C" w:rsidRDefault="0077386D" w:rsidP="0077386D">
            <w:pPr>
              <w:jc w:val="center"/>
              <w:rPr>
                <w:rFonts w:cs="Arial"/>
                <w:sz w:val="18"/>
                <w:szCs w:val="18"/>
              </w:rPr>
            </w:pPr>
            <w:r>
              <w:rPr>
                <w:rFonts w:cs="Arial"/>
                <w:sz w:val="18"/>
                <w:szCs w:val="18"/>
              </w:rPr>
              <w:t>2020</w:t>
            </w:r>
          </w:p>
        </w:tc>
      </w:tr>
      <w:tr w:rsidR="0077386D" w:rsidRPr="00B66842" w14:paraId="03E40EA4" w14:textId="77777777" w:rsidTr="00DA5EA7">
        <w:trPr>
          <w:cantSplit/>
          <w:trHeight w:val="336"/>
        </w:trPr>
        <w:tc>
          <w:tcPr>
            <w:tcW w:w="1890" w:type="dxa"/>
            <w:tcBorders>
              <w:top w:val="single" w:sz="4" w:space="0" w:color="auto"/>
              <w:bottom w:val="single" w:sz="4" w:space="0" w:color="BFBFBF" w:themeColor="background1" w:themeShade="BF"/>
            </w:tcBorders>
            <w:vAlign w:val="center"/>
          </w:tcPr>
          <w:p w14:paraId="10F09D89" w14:textId="718332E4" w:rsidR="0077386D" w:rsidRPr="00E83F4C" w:rsidRDefault="0077386D" w:rsidP="0077386D">
            <w:pPr>
              <w:keepNext/>
              <w:suppressAutoHyphens/>
              <w:spacing w:before="40" w:after="40"/>
              <w:ind w:right="-720"/>
              <w:rPr>
                <w:rFonts w:cs="Arial"/>
                <w:sz w:val="18"/>
                <w:szCs w:val="18"/>
              </w:rPr>
            </w:pPr>
            <w:r>
              <w:rPr>
                <w:rFonts w:cs="Arial"/>
                <w:sz w:val="18"/>
                <w:szCs w:val="18"/>
              </w:rPr>
              <w:t>Q</w:t>
            </w:r>
            <w:r w:rsidRPr="00E83F4C">
              <w:rPr>
                <w:rFonts w:cs="Arial"/>
                <w:sz w:val="18"/>
                <w:szCs w:val="18"/>
              </w:rPr>
              <w:t>uota (t)</w:t>
            </w:r>
            <w:r w:rsidRPr="00E83F4C">
              <w:rPr>
                <w:rFonts w:cs="Arial"/>
                <w:sz w:val="18"/>
                <w:szCs w:val="18"/>
                <w:vertAlign w:val="superscript"/>
              </w:rPr>
              <w:t xml:space="preserve"> 1</w:t>
            </w:r>
          </w:p>
        </w:tc>
        <w:tc>
          <w:tcPr>
            <w:tcW w:w="823" w:type="dxa"/>
            <w:tcBorders>
              <w:top w:val="single" w:sz="4" w:space="0" w:color="auto"/>
            </w:tcBorders>
            <w:vAlign w:val="center"/>
          </w:tcPr>
          <w:p w14:paraId="43D8DA1A" w14:textId="576D582A"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18,143</w:t>
            </w:r>
          </w:p>
        </w:tc>
        <w:tc>
          <w:tcPr>
            <w:tcW w:w="823" w:type="dxa"/>
            <w:tcBorders>
              <w:top w:val="single" w:sz="4" w:space="0" w:color="auto"/>
            </w:tcBorders>
            <w:vAlign w:val="center"/>
          </w:tcPr>
          <w:p w14:paraId="7133ED76" w14:textId="5099EB24"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22,548</w:t>
            </w:r>
          </w:p>
        </w:tc>
        <w:tc>
          <w:tcPr>
            <w:tcW w:w="823" w:type="dxa"/>
            <w:tcBorders>
              <w:top w:val="single" w:sz="4" w:space="0" w:color="auto"/>
            </w:tcBorders>
            <w:vAlign w:val="center"/>
          </w:tcPr>
          <w:p w14:paraId="7029B5C9" w14:textId="657FBC00"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19,409</w:t>
            </w:r>
          </w:p>
        </w:tc>
        <w:tc>
          <w:tcPr>
            <w:tcW w:w="823" w:type="dxa"/>
            <w:tcBorders>
              <w:top w:val="single" w:sz="4" w:space="0" w:color="auto"/>
            </w:tcBorders>
            <w:vAlign w:val="center"/>
          </w:tcPr>
          <w:p w14:paraId="0B2FCBD8" w14:textId="1BA2C994"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23,021</w:t>
            </w:r>
          </w:p>
        </w:tc>
        <w:tc>
          <w:tcPr>
            <w:tcW w:w="823" w:type="dxa"/>
            <w:tcBorders>
              <w:top w:val="single" w:sz="4" w:space="0" w:color="auto"/>
            </w:tcBorders>
            <w:vAlign w:val="center"/>
          </w:tcPr>
          <w:p w14:paraId="43ABDFA1" w14:textId="00677BA4" w:rsidR="0077386D" w:rsidRPr="00E83F4C" w:rsidRDefault="0077386D" w:rsidP="0077386D">
            <w:pPr>
              <w:keepNext/>
              <w:tabs>
                <w:tab w:val="left" w:pos="360"/>
              </w:tabs>
              <w:suppressAutoHyphens/>
              <w:spacing w:before="40" w:after="40"/>
              <w:ind w:right="-72"/>
              <w:jc w:val="center"/>
              <w:rPr>
                <w:rFonts w:cs="Arial"/>
                <w:sz w:val="18"/>
                <w:szCs w:val="18"/>
              </w:rPr>
            </w:pPr>
            <w:r w:rsidRPr="00502E71">
              <w:rPr>
                <w:rFonts w:cs="Arial"/>
                <w:sz w:val="18"/>
                <w:szCs w:val="18"/>
              </w:rPr>
              <w:t>19,393</w:t>
            </w:r>
          </w:p>
        </w:tc>
        <w:tc>
          <w:tcPr>
            <w:tcW w:w="823" w:type="dxa"/>
            <w:tcBorders>
              <w:top w:val="single" w:sz="4" w:space="0" w:color="auto"/>
            </w:tcBorders>
            <w:vAlign w:val="center"/>
          </w:tcPr>
          <w:p w14:paraId="33AF0C3D" w14:textId="7E03F3CE"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39,651</w:t>
            </w:r>
          </w:p>
        </w:tc>
        <w:tc>
          <w:tcPr>
            <w:tcW w:w="823" w:type="dxa"/>
            <w:tcBorders>
              <w:top w:val="single" w:sz="4" w:space="0" w:color="auto"/>
            </w:tcBorders>
            <w:vAlign w:val="center"/>
          </w:tcPr>
          <w:p w14:paraId="5D755773" w14:textId="255FA1F8"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20,909</w:t>
            </w:r>
          </w:p>
        </w:tc>
        <w:tc>
          <w:tcPr>
            <w:tcW w:w="823" w:type="dxa"/>
            <w:tcBorders>
              <w:top w:val="single" w:sz="4" w:space="0" w:color="auto"/>
            </w:tcBorders>
            <w:vAlign w:val="center"/>
          </w:tcPr>
          <w:p w14:paraId="79A8C811" w14:textId="75D7CF80"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28,051</w:t>
            </w:r>
          </w:p>
        </w:tc>
        <w:tc>
          <w:tcPr>
            <w:tcW w:w="724" w:type="dxa"/>
            <w:tcBorders>
              <w:top w:val="single" w:sz="4" w:space="0" w:color="auto"/>
            </w:tcBorders>
            <w:vAlign w:val="center"/>
          </w:tcPr>
          <w:p w14:paraId="79D84644" w14:textId="045371C9"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27,435</w:t>
            </w:r>
          </w:p>
        </w:tc>
      </w:tr>
      <w:tr w:rsidR="0077386D" w:rsidRPr="00B66842" w14:paraId="7FB328C2" w14:textId="77777777" w:rsidTr="00DA5EA7">
        <w:trPr>
          <w:cantSplit/>
          <w:trHeight w:val="336"/>
        </w:trPr>
        <w:tc>
          <w:tcPr>
            <w:tcW w:w="1890" w:type="dxa"/>
            <w:tcBorders>
              <w:top w:val="single" w:sz="4" w:space="0" w:color="BFBFBF" w:themeColor="background1" w:themeShade="BF"/>
              <w:bottom w:val="single" w:sz="4" w:space="0" w:color="BFBFBF" w:themeColor="background1" w:themeShade="BF"/>
            </w:tcBorders>
            <w:vAlign w:val="center"/>
          </w:tcPr>
          <w:p w14:paraId="5F125EC7" w14:textId="77777777" w:rsidR="0077386D" w:rsidRPr="00E83F4C" w:rsidRDefault="0077386D" w:rsidP="0077386D">
            <w:pPr>
              <w:keepNext/>
              <w:suppressAutoHyphens/>
              <w:spacing w:before="40" w:after="40"/>
              <w:ind w:right="-720"/>
              <w:rPr>
                <w:rFonts w:cs="Arial"/>
                <w:sz w:val="18"/>
                <w:szCs w:val="18"/>
              </w:rPr>
            </w:pPr>
            <w:r w:rsidRPr="00E83F4C">
              <w:rPr>
                <w:rFonts w:cs="Arial"/>
                <w:sz w:val="18"/>
                <w:szCs w:val="18"/>
              </w:rPr>
              <w:t>Landings (t)</w:t>
            </w:r>
          </w:p>
        </w:tc>
        <w:tc>
          <w:tcPr>
            <w:tcW w:w="823" w:type="dxa"/>
            <w:vAlign w:val="center"/>
          </w:tcPr>
          <w:p w14:paraId="15A556C9" w14:textId="226C2C97"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18,159</w:t>
            </w:r>
          </w:p>
        </w:tc>
        <w:tc>
          <w:tcPr>
            <w:tcW w:w="823" w:type="dxa"/>
            <w:vAlign w:val="center"/>
          </w:tcPr>
          <w:p w14:paraId="02FF0E07" w14:textId="6D5B9857"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22,645</w:t>
            </w:r>
          </w:p>
        </w:tc>
        <w:tc>
          <w:tcPr>
            <w:tcW w:w="823" w:type="dxa"/>
            <w:vAlign w:val="center"/>
          </w:tcPr>
          <w:p w14:paraId="0DC9CE14" w14:textId="34223F12"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19,633</w:t>
            </w:r>
          </w:p>
        </w:tc>
        <w:tc>
          <w:tcPr>
            <w:tcW w:w="823" w:type="dxa"/>
            <w:vAlign w:val="center"/>
          </w:tcPr>
          <w:p w14:paraId="11F39D34" w14:textId="738B94F7"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23,080</w:t>
            </w:r>
          </w:p>
        </w:tc>
        <w:tc>
          <w:tcPr>
            <w:tcW w:w="823" w:type="dxa"/>
            <w:vAlign w:val="center"/>
          </w:tcPr>
          <w:p w14:paraId="49E28664" w14:textId="16619356" w:rsidR="0077386D" w:rsidRPr="00E83F4C" w:rsidRDefault="0077386D" w:rsidP="0077386D">
            <w:pPr>
              <w:keepNext/>
              <w:tabs>
                <w:tab w:val="left" w:pos="360"/>
              </w:tabs>
              <w:suppressAutoHyphens/>
              <w:spacing w:before="40" w:after="40"/>
              <w:ind w:right="-72"/>
              <w:jc w:val="center"/>
              <w:rPr>
                <w:rFonts w:cs="Arial"/>
                <w:sz w:val="18"/>
                <w:szCs w:val="18"/>
              </w:rPr>
            </w:pPr>
            <w:r w:rsidRPr="00502E71">
              <w:rPr>
                <w:rFonts w:cs="Arial"/>
                <w:sz w:val="18"/>
                <w:szCs w:val="18"/>
              </w:rPr>
              <w:t>19,499</w:t>
            </w:r>
          </w:p>
        </w:tc>
        <w:tc>
          <w:tcPr>
            <w:tcW w:w="823" w:type="dxa"/>
            <w:vAlign w:val="center"/>
          </w:tcPr>
          <w:p w14:paraId="124A9481" w14:textId="0BF1C9F4"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39,825</w:t>
            </w:r>
          </w:p>
        </w:tc>
        <w:tc>
          <w:tcPr>
            <w:tcW w:w="823" w:type="dxa"/>
            <w:vAlign w:val="center"/>
          </w:tcPr>
          <w:p w14:paraId="522FDB19" w14:textId="27DD17F5"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20,</w:t>
            </w:r>
            <w:r>
              <w:rPr>
                <w:rFonts w:cs="Arial"/>
                <w:sz w:val="18"/>
                <w:szCs w:val="18"/>
              </w:rPr>
              <w:t>769</w:t>
            </w:r>
          </w:p>
        </w:tc>
        <w:tc>
          <w:tcPr>
            <w:tcW w:w="823" w:type="dxa"/>
            <w:vAlign w:val="center"/>
          </w:tcPr>
          <w:p w14:paraId="10F53DCE" w14:textId="039CD7A0"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27,554</w:t>
            </w:r>
          </w:p>
        </w:tc>
        <w:tc>
          <w:tcPr>
            <w:tcW w:w="724" w:type="dxa"/>
            <w:vAlign w:val="center"/>
          </w:tcPr>
          <w:p w14:paraId="5ECAD0C8" w14:textId="7362DF76" w:rsidR="0077386D" w:rsidRPr="00E83F4C" w:rsidRDefault="0077386D" w:rsidP="00961B15">
            <w:pPr>
              <w:keepNext/>
              <w:tabs>
                <w:tab w:val="left" w:pos="360"/>
              </w:tabs>
              <w:suppressAutoHyphens/>
              <w:spacing w:before="40" w:after="40"/>
              <w:ind w:right="-72"/>
              <w:jc w:val="center"/>
              <w:rPr>
                <w:rFonts w:cs="Arial"/>
                <w:sz w:val="18"/>
                <w:szCs w:val="18"/>
              </w:rPr>
            </w:pPr>
            <w:r w:rsidRPr="00961B15">
              <w:rPr>
                <w:rFonts w:cs="Arial"/>
                <w:sz w:val="18"/>
                <w:szCs w:val="18"/>
                <w:highlight w:val="yellow"/>
              </w:rPr>
              <w:t>24,</w:t>
            </w:r>
            <w:r w:rsidR="00961B15" w:rsidRPr="00961B15">
              <w:rPr>
                <w:rFonts w:cs="Arial"/>
                <w:sz w:val="18"/>
                <w:szCs w:val="18"/>
                <w:highlight w:val="yellow"/>
              </w:rPr>
              <w:t>668</w:t>
            </w:r>
          </w:p>
        </w:tc>
      </w:tr>
      <w:tr w:rsidR="0077386D" w:rsidRPr="00B66842" w14:paraId="68B9852A"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172F8E9E" w14:textId="2974908B" w:rsidR="0077386D" w:rsidRPr="00E83F4C" w:rsidRDefault="0077386D" w:rsidP="00233484">
            <w:pPr>
              <w:keepNext/>
              <w:suppressAutoHyphens/>
              <w:spacing w:before="40" w:after="40"/>
              <w:ind w:right="-720"/>
              <w:rPr>
                <w:rFonts w:cs="Arial"/>
                <w:sz w:val="18"/>
                <w:szCs w:val="18"/>
              </w:rPr>
            </w:pPr>
            <w:r w:rsidRPr="00E83F4C">
              <w:rPr>
                <w:rFonts w:cs="Arial"/>
                <w:sz w:val="18"/>
                <w:szCs w:val="18"/>
              </w:rPr>
              <w:t>CPUE (kg/trap-haul)</w:t>
            </w:r>
            <w:r w:rsidRPr="00E83F4C">
              <w:rPr>
                <w:rFonts w:cs="Arial"/>
                <w:sz w:val="18"/>
                <w:szCs w:val="18"/>
                <w:vertAlign w:val="superscript"/>
              </w:rPr>
              <w:t xml:space="preserve"> </w:t>
            </w:r>
          </w:p>
        </w:tc>
        <w:tc>
          <w:tcPr>
            <w:tcW w:w="823" w:type="dxa"/>
            <w:vAlign w:val="center"/>
          </w:tcPr>
          <w:p w14:paraId="522EE93E" w14:textId="30AD1E69"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68.0</w:t>
            </w:r>
          </w:p>
        </w:tc>
        <w:tc>
          <w:tcPr>
            <w:tcW w:w="823" w:type="dxa"/>
            <w:vAlign w:val="center"/>
          </w:tcPr>
          <w:p w14:paraId="6CB6DE6A" w14:textId="178994FA"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76.4</w:t>
            </w:r>
          </w:p>
        </w:tc>
        <w:tc>
          <w:tcPr>
            <w:tcW w:w="823" w:type="dxa"/>
            <w:vAlign w:val="center"/>
          </w:tcPr>
          <w:p w14:paraId="3E7F821E" w14:textId="6AA54AF3"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61.8</w:t>
            </w:r>
          </w:p>
        </w:tc>
        <w:tc>
          <w:tcPr>
            <w:tcW w:w="823" w:type="dxa"/>
            <w:vAlign w:val="center"/>
          </w:tcPr>
          <w:p w14:paraId="3CAF8B3F" w14:textId="463B95C7"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67.9</w:t>
            </w:r>
          </w:p>
        </w:tc>
        <w:tc>
          <w:tcPr>
            <w:tcW w:w="823" w:type="dxa"/>
            <w:vAlign w:val="center"/>
          </w:tcPr>
          <w:p w14:paraId="357DBB44" w14:textId="1A11B7FA"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64.0</w:t>
            </w:r>
          </w:p>
        </w:tc>
        <w:tc>
          <w:tcPr>
            <w:tcW w:w="823" w:type="dxa"/>
            <w:vAlign w:val="center"/>
          </w:tcPr>
          <w:p w14:paraId="3385EF34" w14:textId="05D00C6B" w:rsidR="0077386D" w:rsidRPr="00E83F4C" w:rsidRDefault="0077386D" w:rsidP="0077386D">
            <w:pPr>
              <w:keepNext/>
              <w:suppressAutoHyphens/>
              <w:spacing w:before="40" w:after="40"/>
              <w:ind w:right="-72"/>
              <w:jc w:val="center"/>
              <w:rPr>
                <w:rFonts w:cs="Arial"/>
                <w:sz w:val="18"/>
                <w:szCs w:val="18"/>
              </w:rPr>
            </w:pPr>
            <w:r>
              <w:rPr>
                <w:rFonts w:cs="Arial"/>
                <w:sz w:val="18"/>
                <w:szCs w:val="18"/>
              </w:rPr>
              <w:t>72.0</w:t>
            </w:r>
          </w:p>
        </w:tc>
        <w:tc>
          <w:tcPr>
            <w:tcW w:w="823" w:type="dxa"/>
            <w:vAlign w:val="center"/>
          </w:tcPr>
          <w:p w14:paraId="34366D04" w14:textId="588D7EA3" w:rsidR="0077386D" w:rsidRPr="00E83F4C" w:rsidRDefault="0077386D" w:rsidP="0077386D">
            <w:pPr>
              <w:keepNext/>
              <w:suppressAutoHyphens/>
              <w:spacing w:before="40" w:after="40"/>
              <w:ind w:right="-72"/>
              <w:jc w:val="center"/>
              <w:rPr>
                <w:rFonts w:cs="Arial"/>
                <w:sz w:val="18"/>
                <w:szCs w:val="18"/>
              </w:rPr>
            </w:pPr>
            <w:r>
              <w:rPr>
                <w:rFonts w:cs="Arial"/>
                <w:sz w:val="18"/>
                <w:szCs w:val="18"/>
              </w:rPr>
              <w:t>44.2</w:t>
            </w:r>
          </w:p>
        </w:tc>
        <w:tc>
          <w:tcPr>
            <w:tcW w:w="823" w:type="dxa"/>
            <w:vAlign w:val="center"/>
          </w:tcPr>
          <w:p w14:paraId="2701051A" w14:textId="00D411A8" w:rsidR="0077386D" w:rsidRPr="00E83F4C" w:rsidRDefault="0077386D" w:rsidP="0077386D">
            <w:pPr>
              <w:keepNext/>
              <w:suppressAutoHyphens/>
              <w:spacing w:before="40" w:after="40"/>
              <w:ind w:right="-72"/>
              <w:jc w:val="center"/>
              <w:rPr>
                <w:rFonts w:cs="Arial"/>
                <w:sz w:val="18"/>
                <w:szCs w:val="18"/>
              </w:rPr>
            </w:pPr>
            <w:r>
              <w:rPr>
                <w:rFonts w:cs="Arial"/>
                <w:sz w:val="18"/>
                <w:szCs w:val="18"/>
              </w:rPr>
              <w:t>55.5</w:t>
            </w:r>
          </w:p>
        </w:tc>
        <w:tc>
          <w:tcPr>
            <w:tcW w:w="724" w:type="dxa"/>
            <w:vAlign w:val="center"/>
          </w:tcPr>
          <w:p w14:paraId="167F0BDB" w14:textId="7CE64942" w:rsidR="0077386D" w:rsidRPr="00E83F4C" w:rsidRDefault="0077386D" w:rsidP="0077386D">
            <w:pPr>
              <w:keepNext/>
              <w:suppressAutoHyphens/>
              <w:spacing w:before="40" w:after="40"/>
              <w:ind w:right="-72"/>
              <w:jc w:val="center"/>
              <w:rPr>
                <w:rFonts w:cs="Arial"/>
                <w:sz w:val="18"/>
                <w:szCs w:val="18"/>
              </w:rPr>
            </w:pPr>
            <w:r>
              <w:rPr>
                <w:rFonts w:cs="Arial"/>
                <w:sz w:val="18"/>
                <w:szCs w:val="18"/>
              </w:rPr>
              <w:t>44.1</w:t>
            </w:r>
          </w:p>
        </w:tc>
      </w:tr>
      <w:tr w:rsidR="0077386D" w:rsidRPr="00B66842" w14:paraId="34A5416E"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3036866F" w14:textId="77777777" w:rsidR="0077386D" w:rsidRPr="00E83F4C" w:rsidRDefault="0077386D" w:rsidP="0077386D">
            <w:pPr>
              <w:keepNext/>
              <w:suppressAutoHyphens/>
              <w:spacing w:before="40" w:after="40"/>
              <w:ind w:right="-720"/>
              <w:rPr>
                <w:rFonts w:cs="Arial"/>
                <w:sz w:val="18"/>
                <w:szCs w:val="18"/>
              </w:rPr>
            </w:pPr>
            <w:r w:rsidRPr="00E83F4C">
              <w:rPr>
                <w:rFonts w:cs="Arial"/>
                <w:sz w:val="18"/>
                <w:szCs w:val="18"/>
              </w:rPr>
              <w:t>Effort (trap hauls)</w:t>
            </w:r>
          </w:p>
        </w:tc>
        <w:tc>
          <w:tcPr>
            <w:tcW w:w="823" w:type="dxa"/>
            <w:vAlign w:val="center"/>
          </w:tcPr>
          <w:p w14:paraId="0447DD43" w14:textId="6466B614"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267,044</w:t>
            </w:r>
          </w:p>
        </w:tc>
        <w:tc>
          <w:tcPr>
            <w:tcW w:w="823" w:type="dxa"/>
            <w:vAlign w:val="center"/>
          </w:tcPr>
          <w:p w14:paraId="53FFFDAC" w14:textId="406711D0"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296,398</w:t>
            </w:r>
          </w:p>
        </w:tc>
        <w:tc>
          <w:tcPr>
            <w:tcW w:w="823" w:type="dxa"/>
            <w:vAlign w:val="center"/>
          </w:tcPr>
          <w:p w14:paraId="1EB3A161" w14:textId="5990D3C1"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317,689</w:t>
            </w:r>
          </w:p>
        </w:tc>
        <w:tc>
          <w:tcPr>
            <w:tcW w:w="823" w:type="dxa"/>
            <w:vAlign w:val="center"/>
          </w:tcPr>
          <w:p w14:paraId="6C42BD4F" w14:textId="5929B206"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339,912</w:t>
            </w:r>
          </w:p>
        </w:tc>
        <w:tc>
          <w:tcPr>
            <w:tcW w:w="823" w:type="dxa"/>
            <w:vAlign w:val="center"/>
          </w:tcPr>
          <w:p w14:paraId="57656CF2" w14:textId="1633BFA2"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304,624</w:t>
            </w:r>
          </w:p>
        </w:tc>
        <w:tc>
          <w:tcPr>
            <w:tcW w:w="823" w:type="dxa"/>
            <w:vAlign w:val="center"/>
          </w:tcPr>
          <w:p w14:paraId="69115375" w14:textId="17C6D703" w:rsidR="0077386D" w:rsidRPr="00E83F4C" w:rsidRDefault="0077386D" w:rsidP="0077386D">
            <w:pPr>
              <w:keepNext/>
              <w:suppressAutoHyphens/>
              <w:spacing w:before="40" w:after="40"/>
              <w:ind w:right="-72"/>
              <w:jc w:val="center"/>
              <w:rPr>
                <w:rFonts w:cs="Arial"/>
                <w:sz w:val="18"/>
                <w:szCs w:val="18"/>
              </w:rPr>
            </w:pPr>
            <w:r>
              <w:rPr>
                <w:rFonts w:cs="Arial"/>
                <w:sz w:val="18"/>
                <w:szCs w:val="18"/>
              </w:rPr>
              <w:t>553,125</w:t>
            </w:r>
          </w:p>
        </w:tc>
        <w:tc>
          <w:tcPr>
            <w:tcW w:w="823" w:type="dxa"/>
            <w:vAlign w:val="center"/>
          </w:tcPr>
          <w:p w14:paraId="58BB9DA6" w14:textId="4261951E" w:rsidR="0077386D" w:rsidRPr="00E83F4C" w:rsidRDefault="0077386D" w:rsidP="0077386D">
            <w:pPr>
              <w:keepNext/>
              <w:suppressAutoHyphens/>
              <w:spacing w:before="40" w:after="40"/>
              <w:ind w:right="-72"/>
              <w:jc w:val="center"/>
              <w:rPr>
                <w:rFonts w:cs="Arial"/>
                <w:sz w:val="18"/>
                <w:szCs w:val="18"/>
              </w:rPr>
            </w:pPr>
            <w:r>
              <w:rPr>
                <w:rFonts w:cs="Arial"/>
                <w:sz w:val="18"/>
                <w:szCs w:val="18"/>
              </w:rPr>
              <w:t>469,887</w:t>
            </w:r>
          </w:p>
        </w:tc>
        <w:tc>
          <w:tcPr>
            <w:tcW w:w="823" w:type="dxa"/>
            <w:vAlign w:val="center"/>
          </w:tcPr>
          <w:p w14:paraId="309BC398" w14:textId="56C948FB" w:rsidR="0077386D" w:rsidRPr="00E83F4C" w:rsidRDefault="0077386D" w:rsidP="0077386D">
            <w:pPr>
              <w:keepNext/>
              <w:suppressAutoHyphens/>
              <w:spacing w:before="40" w:after="40"/>
              <w:ind w:right="-72"/>
              <w:jc w:val="center"/>
              <w:rPr>
                <w:rFonts w:cs="Arial"/>
                <w:sz w:val="18"/>
                <w:szCs w:val="18"/>
              </w:rPr>
            </w:pPr>
            <w:r>
              <w:rPr>
                <w:rFonts w:cs="Arial"/>
                <w:sz w:val="18"/>
                <w:szCs w:val="18"/>
              </w:rPr>
              <w:t>496,468</w:t>
            </w:r>
          </w:p>
        </w:tc>
        <w:tc>
          <w:tcPr>
            <w:tcW w:w="724" w:type="dxa"/>
            <w:vAlign w:val="center"/>
          </w:tcPr>
          <w:p w14:paraId="36D01290" w14:textId="702A5BC1" w:rsidR="0077386D" w:rsidRPr="00E83F4C" w:rsidRDefault="0077386D" w:rsidP="0077386D">
            <w:pPr>
              <w:keepNext/>
              <w:suppressAutoHyphens/>
              <w:spacing w:before="40" w:after="40"/>
              <w:ind w:right="-72"/>
              <w:jc w:val="center"/>
              <w:rPr>
                <w:rFonts w:cs="Arial"/>
                <w:sz w:val="18"/>
                <w:szCs w:val="18"/>
              </w:rPr>
            </w:pPr>
            <w:r>
              <w:rPr>
                <w:rFonts w:cs="Arial"/>
                <w:sz w:val="18"/>
                <w:szCs w:val="18"/>
              </w:rPr>
              <w:t>556,125</w:t>
            </w:r>
          </w:p>
        </w:tc>
      </w:tr>
      <w:tr w:rsidR="0077386D" w:rsidRPr="00B66842" w14:paraId="144745FD" w14:textId="77777777" w:rsidTr="00DA5EA7">
        <w:trPr>
          <w:cantSplit/>
          <w:trHeight w:val="393"/>
        </w:trPr>
        <w:tc>
          <w:tcPr>
            <w:tcW w:w="1890" w:type="dxa"/>
            <w:tcBorders>
              <w:top w:val="single" w:sz="4" w:space="0" w:color="BFBFBF" w:themeColor="background1" w:themeShade="BF"/>
              <w:bottom w:val="single" w:sz="4" w:space="0" w:color="BFBFBF" w:themeColor="background1" w:themeShade="BF"/>
            </w:tcBorders>
          </w:tcPr>
          <w:p w14:paraId="42CBEF21" w14:textId="061B73FA" w:rsidR="0077386D" w:rsidRPr="00E83F4C" w:rsidRDefault="0077386D" w:rsidP="00FB211C">
            <w:pPr>
              <w:keepNext/>
              <w:suppressAutoHyphens/>
              <w:ind w:right="-720"/>
              <w:rPr>
                <w:rFonts w:cs="Arial"/>
                <w:sz w:val="18"/>
                <w:szCs w:val="18"/>
              </w:rPr>
            </w:pPr>
            <w:r w:rsidRPr="00E83F4C">
              <w:rPr>
                <w:rFonts w:cs="Arial"/>
                <w:sz w:val="18"/>
                <w:szCs w:val="18"/>
              </w:rPr>
              <w:t>Soft-shelled crab</w:t>
            </w:r>
            <w:r w:rsidRPr="00E83F4C">
              <w:rPr>
                <w:rFonts w:cs="Arial"/>
                <w:sz w:val="18"/>
                <w:szCs w:val="18"/>
              </w:rPr>
              <w:br/>
              <w:t>(%) in catches</w:t>
            </w:r>
            <w:r w:rsidRPr="00E83F4C">
              <w:rPr>
                <w:rFonts w:cs="Arial"/>
                <w:sz w:val="18"/>
                <w:szCs w:val="18"/>
                <w:vertAlign w:val="superscript"/>
              </w:rPr>
              <w:t xml:space="preserve"> </w:t>
            </w:r>
            <w:r w:rsidR="00FB211C">
              <w:rPr>
                <w:rFonts w:cs="Arial"/>
                <w:sz w:val="18"/>
                <w:szCs w:val="18"/>
                <w:vertAlign w:val="superscript"/>
              </w:rPr>
              <w:t>2</w:t>
            </w:r>
          </w:p>
        </w:tc>
        <w:tc>
          <w:tcPr>
            <w:tcW w:w="823" w:type="dxa"/>
            <w:vAlign w:val="center"/>
          </w:tcPr>
          <w:p w14:paraId="66749144" w14:textId="6C4DEC60"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3.7</w:t>
            </w:r>
          </w:p>
        </w:tc>
        <w:tc>
          <w:tcPr>
            <w:tcW w:w="823" w:type="dxa"/>
            <w:vAlign w:val="center"/>
          </w:tcPr>
          <w:p w14:paraId="20F5D48B" w14:textId="24A4278A"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2.8</w:t>
            </w:r>
          </w:p>
        </w:tc>
        <w:tc>
          <w:tcPr>
            <w:tcW w:w="823" w:type="dxa"/>
            <w:vAlign w:val="center"/>
          </w:tcPr>
          <w:p w14:paraId="11E78F1F" w14:textId="7E3A7615"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4.4</w:t>
            </w:r>
          </w:p>
        </w:tc>
        <w:tc>
          <w:tcPr>
            <w:tcW w:w="823" w:type="dxa"/>
            <w:vAlign w:val="center"/>
          </w:tcPr>
          <w:p w14:paraId="7B6A5BB2" w14:textId="260B22DA"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4.9</w:t>
            </w:r>
          </w:p>
        </w:tc>
        <w:tc>
          <w:tcPr>
            <w:tcW w:w="823" w:type="dxa"/>
            <w:vAlign w:val="center"/>
          </w:tcPr>
          <w:p w14:paraId="3A4CA7C9" w14:textId="2F7561BB"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5.3</w:t>
            </w:r>
          </w:p>
        </w:tc>
        <w:tc>
          <w:tcPr>
            <w:tcW w:w="823" w:type="dxa"/>
            <w:vAlign w:val="center"/>
          </w:tcPr>
          <w:p w14:paraId="29CDA80E" w14:textId="5193AFC0" w:rsidR="0077386D" w:rsidRPr="00E83F4C" w:rsidRDefault="0077386D" w:rsidP="0077386D">
            <w:pPr>
              <w:keepNext/>
              <w:suppressAutoHyphens/>
              <w:spacing w:before="40" w:after="40"/>
              <w:ind w:right="-72"/>
              <w:jc w:val="center"/>
              <w:rPr>
                <w:rFonts w:cs="Arial"/>
                <w:sz w:val="18"/>
                <w:szCs w:val="18"/>
              </w:rPr>
            </w:pPr>
            <w:r>
              <w:rPr>
                <w:rFonts w:cs="Arial"/>
                <w:sz w:val="18"/>
                <w:szCs w:val="18"/>
              </w:rPr>
              <w:t>6</w:t>
            </w:r>
            <w:r w:rsidRPr="00E83F4C">
              <w:rPr>
                <w:rFonts w:cs="Arial"/>
                <w:sz w:val="18"/>
                <w:szCs w:val="18"/>
              </w:rPr>
              <w:t>.0</w:t>
            </w:r>
          </w:p>
        </w:tc>
        <w:tc>
          <w:tcPr>
            <w:tcW w:w="823" w:type="dxa"/>
            <w:vAlign w:val="center"/>
          </w:tcPr>
          <w:p w14:paraId="51B4F95A" w14:textId="50E90FA7" w:rsidR="0077386D" w:rsidRPr="00E83F4C" w:rsidRDefault="0077386D" w:rsidP="0077386D">
            <w:pPr>
              <w:keepNext/>
              <w:suppressAutoHyphens/>
              <w:spacing w:before="40" w:after="40"/>
              <w:ind w:right="-72"/>
              <w:jc w:val="center"/>
              <w:rPr>
                <w:rFonts w:cs="Arial"/>
                <w:sz w:val="18"/>
                <w:szCs w:val="18"/>
              </w:rPr>
            </w:pPr>
            <w:r>
              <w:rPr>
                <w:rFonts w:cs="Arial"/>
                <w:sz w:val="18"/>
                <w:szCs w:val="18"/>
              </w:rPr>
              <w:t>4.4</w:t>
            </w:r>
          </w:p>
        </w:tc>
        <w:tc>
          <w:tcPr>
            <w:tcW w:w="823" w:type="dxa"/>
            <w:vAlign w:val="center"/>
          </w:tcPr>
          <w:p w14:paraId="26CECA7D" w14:textId="5D8BE6E8" w:rsidR="0077386D" w:rsidRPr="00E83F4C" w:rsidRDefault="0077386D" w:rsidP="0077386D">
            <w:pPr>
              <w:keepNext/>
              <w:suppressAutoHyphens/>
              <w:spacing w:before="40" w:after="40"/>
              <w:ind w:right="-72"/>
              <w:jc w:val="center"/>
              <w:rPr>
                <w:rFonts w:cs="Arial"/>
                <w:sz w:val="18"/>
                <w:szCs w:val="18"/>
              </w:rPr>
            </w:pPr>
            <w:r>
              <w:rPr>
                <w:rFonts w:cs="Arial"/>
                <w:sz w:val="18"/>
                <w:szCs w:val="18"/>
              </w:rPr>
              <w:t>5.2</w:t>
            </w:r>
          </w:p>
        </w:tc>
        <w:tc>
          <w:tcPr>
            <w:tcW w:w="724" w:type="dxa"/>
            <w:vAlign w:val="center"/>
          </w:tcPr>
          <w:p w14:paraId="24A19A7C" w14:textId="66F25F55" w:rsidR="0077386D" w:rsidRPr="00E83F4C" w:rsidRDefault="0077386D" w:rsidP="0077386D">
            <w:pPr>
              <w:keepNext/>
              <w:suppressAutoHyphens/>
              <w:spacing w:before="40" w:after="40"/>
              <w:ind w:right="-72"/>
              <w:jc w:val="center"/>
              <w:rPr>
                <w:rFonts w:cs="Arial"/>
                <w:sz w:val="18"/>
                <w:szCs w:val="18"/>
              </w:rPr>
            </w:pPr>
            <w:r>
              <w:rPr>
                <w:rFonts w:cs="Arial"/>
                <w:sz w:val="18"/>
                <w:szCs w:val="18"/>
              </w:rPr>
              <w:t>NA</w:t>
            </w:r>
          </w:p>
        </w:tc>
      </w:tr>
      <w:tr w:rsidR="0077386D" w:rsidRPr="00B66842" w14:paraId="6D60D0D0" w14:textId="77777777" w:rsidTr="00DA5EA7">
        <w:trPr>
          <w:cantSplit/>
          <w:trHeight w:val="393"/>
        </w:trPr>
        <w:tc>
          <w:tcPr>
            <w:tcW w:w="1890" w:type="dxa"/>
            <w:tcBorders>
              <w:top w:val="single" w:sz="4" w:space="0" w:color="BFBFBF" w:themeColor="background1" w:themeShade="BF"/>
              <w:bottom w:val="single" w:sz="12" w:space="0" w:color="auto"/>
            </w:tcBorders>
          </w:tcPr>
          <w:p w14:paraId="0D54C458" w14:textId="26AC2954" w:rsidR="0077386D" w:rsidRPr="00E83F4C" w:rsidRDefault="0077386D" w:rsidP="0077386D">
            <w:pPr>
              <w:keepNext/>
              <w:suppressAutoHyphens/>
              <w:ind w:right="-720"/>
              <w:rPr>
                <w:rFonts w:cs="Arial"/>
                <w:sz w:val="18"/>
                <w:szCs w:val="18"/>
              </w:rPr>
            </w:pPr>
            <w:r w:rsidRPr="00E83F4C">
              <w:rPr>
                <w:rFonts w:cs="Arial"/>
                <w:sz w:val="18"/>
                <w:szCs w:val="18"/>
              </w:rPr>
              <w:t>Grids closed</w:t>
            </w:r>
            <w:r w:rsidRPr="00E83F4C">
              <w:rPr>
                <w:rFonts w:cs="Arial"/>
                <w:sz w:val="18"/>
                <w:szCs w:val="18"/>
              </w:rPr>
              <w:br/>
              <w:t>(total of 323)</w:t>
            </w:r>
          </w:p>
        </w:tc>
        <w:tc>
          <w:tcPr>
            <w:tcW w:w="823" w:type="dxa"/>
            <w:tcBorders>
              <w:bottom w:val="single" w:sz="12" w:space="0" w:color="auto"/>
            </w:tcBorders>
            <w:vAlign w:val="center"/>
          </w:tcPr>
          <w:p w14:paraId="7AD3B5F8" w14:textId="65E2511C"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7</w:t>
            </w:r>
          </w:p>
        </w:tc>
        <w:tc>
          <w:tcPr>
            <w:tcW w:w="823" w:type="dxa"/>
            <w:tcBorders>
              <w:bottom w:val="single" w:sz="12" w:space="0" w:color="auto"/>
            </w:tcBorders>
            <w:vAlign w:val="center"/>
          </w:tcPr>
          <w:p w14:paraId="26F8DA70" w14:textId="7B90B93E"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5</w:t>
            </w:r>
          </w:p>
        </w:tc>
        <w:tc>
          <w:tcPr>
            <w:tcW w:w="823" w:type="dxa"/>
            <w:tcBorders>
              <w:bottom w:val="single" w:sz="12" w:space="0" w:color="auto"/>
            </w:tcBorders>
            <w:vAlign w:val="center"/>
          </w:tcPr>
          <w:p w14:paraId="33E0D188" w14:textId="22EA318C"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8</w:t>
            </w:r>
          </w:p>
        </w:tc>
        <w:tc>
          <w:tcPr>
            <w:tcW w:w="823" w:type="dxa"/>
            <w:tcBorders>
              <w:bottom w:val="single" w:sz="12" w:space="0" w:color="auto"/>
            </w:tcBorders>
            <w:vAlign w:val="center"/>
          </w:tcPr>
          <w:p w14:paraId="52D315E3" w14:textId="57CC862B"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41</w:t>
            </w:r>
          </w:p>
        </w:tc>
        <w:tc>
          <w:tcPr>
            <w:tcW w:w="823" w:type="dxa"/>
            <w:tcBorders>
              <w:bottom w:val="single" w:sz="12" w:space="0" w:color="auto"/>
            </w:tcBorders>
            <w:vAlign w:val="center"/>
          </w:tcPr>
          <w:p w14:paraId="06FB8A3F" w14:textId="3863E2EB"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5</w:t>
            </w:r>
          </w:p>
        </w:tc>
        <w:tc>
          <w:tcPr>
            <w:tcW w:w="823" w:type="dxa"/>
            <w:tcBorders>
              <w:bottom w:val="single" w:sz="12" w:space="0" w:color="auto"/>
            </w:tcBorders>
            <w:vAlign w:val="center"/>
          </w:tcPr>
          <w:p w14:paraId="7AF3521F" w14:textId="3D94681B" w:rsidR="0077386D" w:rsidRPr="00E83F4C" w:rsidRDefault="0077386D" w:rsidP="0077386D">
            <w:pPr>
              <w:keepNext/>
              <w:suppressAutoHyphens/>
              <w:spacing w:before="40" w:after="40"/>
              <w:ind w:right="-72"/>
              <w:jc w:val="center"/>
              <w:rPr>
                <w:rFonts w:cs="Arial"/>
                <w:sz w:val="18"/>
                <w:szCs w:val="18"/>
              </w:rPr>
            </w:pPr>
            <w:r>
              <w:rPr>
                <w:rFonts w:cs="Arial"/>
                <w:sz w:val="18"/>
                <w:szCs w:val="18"/>
              </w:rPr>
              <w:t>57</w:t>
            </w:r>
          </w:p>
        </w:tc>
        <w:tc>
          <w:tcPr>
            <w:tcW w:w="823" w:type="dxa"/>
            <w:tcBorders>
              <w:bottom w:val="single" w:sz="12" w:space="0" w:color="auto"/>
            </w:tcBorders>
            <w:vAlign w:val="center"/>
          </w:tcPr>
          <w:p w14:paraId="63A27B27" w14:textId="64FECC20" w:rsidR="0077386D" w:rsidRPr="00E83F4C" w:rsidRDefault="0077386D" w:rsidP="0077386D">
            <w:pPr>
              <w:keepNext/>
              <w:suppressAutoHyphens/>
              <w:spacing w:before="40" w:after="40"/>
              <w:ind w:right="-72"/>
              <w:jc w:val="center"/>
              <w:rPr>
                <w:rFonts w:cs="Arial"/>
                <w:sz w:val="18"/>
                <w:szCs w:val="18"/>
              </w:rPr>
            </w:pPr>
            <w:r>
              <w:rPr>
                <w:rFonts w:cs="Arial"/>
                <w:sz w:val="18"/>
                <w:szCs w:val="18"/>
              </w:rPr>
              <w:t>4</w:t>
            </w:r>
            <w:r w:rsidR="00FB211C">
              <w:rPr>
                <w:rFonts w:cs="Arial"/>
                <w:sz w:val="18"/>
                <w:szCs w:val="18"/>
                <w:vertAlign w:val="superscript"/>
              </w:rPr>
              <w:t>3</w:t>
            </w:r>
          </w:p>
        </w:tc>
        <w:tc>
          <w:tcPr>
            <w:tcW w:w="823" w:type="dxa"/>
            <w:tcBorders>
              <w:bottom w:val="single" w:sz="12" w:space="0" w:color="auto"/>
            </w:tcBorders>
            <w:vAlign w:val="center"/>
          </w:tcPr>
          <w:p w14:paraId="6B5B65CD" w14:textId="21E0FC5B" w:rsidR="0077386D" w:rsidRPr="00E83F4C" w:rsidRDefault="0077386D" w:rsidP="0077386D">
            <w:pPr>
              <w:keepNext/>
              <w:suppressAutoHyphens/>
              <w:spacing w:before="40" w:after="40"/>
              <w:ind w:right="-72"/>
              <w:jc w:val="center"/>
              <w:rPr>
                <w:rFonts w:cs="Arial"/>
                <w:sz w:val="18"/>
                <w:szCs w:val="18"/>
              </w:rPr>
            </w:pPr>
            <w:r>
              <w:rPr>
                <w:rFonts w:cs="Arial"/>
                <w:sz w:val="18"/>
                <w:szCs w:val="18"/>
              </w:rPr>
              <w:t>9</w:t>
            </w:r>
            <w:r w:rsidR="00FB211C">
              <w:rPr>
                <w:rFonts w:cs="Arial"/>
                <w:sz w:val="18"/>
                <w:szCs w:val="18"/>
                <w:vertAlign w:val="superscript"/>
              </w:rPr>
              <w:t>3</w:t>
            </w:r>
          </w:p>
        </w:tc>
        <w:tc>
          <w:tcPr>
            <w:tcW w:w="724" w:type="dxa"/>
            <w:tcBorders>
              <w:bottom w:val="single" w:sz="12" w:space="0" w:color="auto"/>
            </w:tcBorders>
            <w:vAlign w:val="center"/>
          </w:tcPr>
          <w:p w14:paraId="07FD17BF" w14:textId="1E4454CF" w:rsidR="0077386D" w:rsidRPr="00E83F4C" w:rsidRDefault="0077386D" w:rsidP="0077386D">
            <w:pPr>
              <w:keepNext/>
              <w:suppressAutoHyphens/>
              <w:spacing w:before="40" w:after="40"/>
              <w:ind w:right="-72"/>
              <w:jc w:val="center"/>
              <w:rPr>
                <w:rFonts w:cs="Arial"/>
                <w:sz w:val="18"/>
                <w:szCs w:val="18"/>
              </w:rPr>
            </w:pPr>
            <w:r>
              <w:rPr>
                <w:rFonts w:cs="Arial"/>
                <w:sz w:val="18"/>
                <w:szCs w:val="18"/>
              </w:rPr>
              <w:t>NA</w:t>
            </w:r>
          </w:p>
        </w:tc>
      </w:tr>
    </w:tbl>
    <w:p w14:paraId="36379CE5" w14:textId="78898ACF" w:rsidR="002B0EB6" w:rsidRDefault="002B0EB6" w:rsidP="002B0EB6">
      <w:pPr>
        <w:rPr>
          <w:sz w:val="18"/>
          <w:szCs w:val="18"/>
        </w:rPr>
      </w:pPr>
      <w:r w:rsidRPr="000746E9">
        <w:rPr>
          <w:sz w:val="18"/>
          <w:szCs w:val="18"/>
          <w:vertAlign w:val="superscript"/>
        </w:rPr>
        <w:t>1</w:t>
      </w:r>
      <w:r w:rsidR="00005DCA">
        <w:rPr>
          <w:sz w:val="18"/>
          <w:szCs w:val="18"/>
        </w:rPr>
        <w:t>Since 2012, quotas were revised f</w:t>
      </w:r>
      <w:r w:rsidRPr="000746E9">
        <w:rPr>
          <w:sz w:val="18"/>
          <w:szCs w:val="18"/>
        </w:rPr>
        <w:t xml:space="preserve">or </w:t>
      </w:r>
      <w:proofErr w:type="spellStart"/>
      <w:r w:rsidRPr="000746E9">
        <w:rPr>
          <w:sz w:val="18"/>
          <w:szCs w:val="18"/>
        </w:rPr>
        <w:t>interannual</w:t>
      </w:r>
      <w:proofErr w:type="spellEnd"/>
      <w:r w:rsidRPr="000746E9">
        <w:rPr>
          <w:sz w:val="18"/>
          <w:szCs w:val="18"/>
        </w:rPr>
        <w:t xml:space="preserve"> quota adjustments, reconciliations, and re-distribution of the scientific quota among areas, the revised quota</w:t>
      </w:r>
      <w:r w:rsidR="00440146">
        <w:rPr>
          <w:sz w:val="18"/>
          <w:szCs w:val="18"/>
        </w:rPr>
        <w:t>s</w:t>
      </w:r>
      <w:r w:rsidRPr="000746E9">
        <w:rPr>
          <w:sz w:val="18"/>
          <w:szCs w:val="18"/>
        </w:rPr>
        <w:t xml:space="preserve"> do not necessarily correspond to the TAC in the notice to harvesters.</w:t>
      </w:r>
      <w:r w:rsidRPr="000746E9">
        <w:rPr>
          <w:sz w:val="18"/>
          <w:szCs w:val="18"/>
        </w:rPr>
        <w:br/>
      </w:r>
      <w:r w:rsidR="00FB211C">
        <w:rPr>
          <w:sz w:val="18"/>
          <w:szCs w:val="18"/>
          <w:vertAlign w:val="superscript"/>
        </w:rPr>
        <w:t>2</w:t>
      </w:r>
      <w:r w:rsidRPr="000746E9">
        <w:rPr>
          <w:sz w:val="18"/>
          <w:szCs w:val="18"/>
          <w:vertAlign w:val="superscript"/>
        </w:rPr>
        <w:t xml:space="preserve"> </w:t>
      </w:r>
      <w:r w:rsidRPr="000746E9">
        <w:rPr>
          <w:sz w:val="18"/>
          <w:szCs w:val="18"/>
        </w:rPr>
        <w:t>The percentage</w:t>
      </w:r>
      <w:r w:rsidR="00440146">
        <w:rPr>
          <w:sz w:val="18"/>
          <w:szCs w:val="18"/>
        </w:rPr>
        <w:t>s are</w:t>
      </w:r>
      <w:r w:rsidRPr="000746E9">
        <w:rPr>
          <w:sz w:val="18"/>
          <w:szCs w:val="18"/>
        </w:rPr>
        <w:t xml:space="preserve"> based on durometer reading</w:t>
      </w:r>
      <w:r w:rsidR="00F92840">
        <w:rPr>
          <w:sz w:val="18"/>
          <w:szCs w:val="18"/>
        </w:rPr>
        <w:t>s</w:t>
      </w:r>
      <w:r w:rsidRPr="000746E9">
        <w:rPr>
          <w:sz w:val="18"/>
          <w:szCs w:val="18"/>
        </w:rPr>
        <w:t xml:space="preserve"> </w:t>
      </w:r>
      <w:r w:rsidR="002C10F5">
        <w:rPr>
          <w:sz w:val="18"/>
          <w:szCs w:val="18"/>
          <w:lang w:val="en-CA"/>
        </w:rPr>
        <w:t>&lt;</w:t>
      </w:r>
      <w:r w:rsidR="00697278">
        <w:rPr>
          <w:sz w:val="18"/>
          <w:szCs w:val="18"/>
          <w:lang w:val="en-CA"/>
        </w:rPr>
        <w:t xml:space="preserve"> </w:t>
      </w:r>
      <w:r w:rsidRPr="000746E9">
        <w:rPr>
          <w:sz w:val="18"/>
          <w:szCs w:val="18"/>
        </w:rPr>
        <w:t>68. Catches are defined as male crab</w:t>
      </w:r>
      <w:r w:rsidR="00AD0470">
        <w:rPr>
          <w:sz w:val="18"/>
          <w:szCs w:val="18"/>
        </w:rPr>
        <w:t>s</w:t>
      </w:r>
      <w:r w:rsidRPr="000746E9">
        <w:rPr>
          <w:sz w:val="18"/>
          <w:szCs w:val="18"/>
        </w:rPr>
        <w:t xml:space="preserve"> of all sizes.</w:t>
      </w:r>
    </w:p>
    <w:p w14:paraId="0E8AD53C" w14:textId="1E5A6B5B" w:rsidR="00F37D6C" w:rsidRPr="000746E9" w:rsidRDefault="00FB211C" w:rsidP="002B0EB6">
      <w:pPr>
        <w:rPr>
          <w:sz w:val="18"/>
          <w:szCs w:val="18"/>
        </w:rPr>
      </w:pPr>
      <w:r>
        <w:rPr>
          <w:sz w:val="18"/>
          <w:szCs w:val="18"/>
          <w:vertAlign w:val="superscript"/>
        </w:rPr>
        <w:t>3</w:t>
      </w:r>
      <w:r w:rsidR="00F37D6C">
        <w:rPr>
          <w:sz w:val="18"/>
          <w:szCs w:val="18"/>
        </w:rPr>
        <w:t xml:space="preserve"> Grids closed according to the soft-shell</w:t>
      </w:r>
      <w:r w:rsidR="007D77AD">
        <w:rPr>
          <w:sz w:val="18"/>
          <w:szCs w:val="18"/>
        </w:rPr>
        <w:t>ed</w:t>
      </w:r>
      <w:r w:rsidR="00F37D6C">
        <w:rPr>
          <w:sz w:val="18"/>
          <w:szCs w:val="18"/>
        </w:rPr>
        <w:t xml:space="preserve"> crab </w:t>
      </w:r>
      <w:r w:rsidR="00F37D6C" w:rsidRPr="002810E9">
        <w:rPr>
          <w:sz w:val="18"/>
          <w:szCs w:val="18"/>
        </w:rPr>
        <w:t xml:space="preserve">protocol. </w:t>
      </w:r>
      <w:r w:rsidR="002C10F5" w:rsidRPr="002810E9">
        <w:rPr>
          <w:sz w:val="18"/>
          <w:szCs w:val="18"/>
        </w:rPr>
        <w:t>Additional closures to minimize fishery interactions with North Atlantic right whales</w:t>
      </w:r>
      <w:r w:rsidR="002C10F5" w:rsidRPr="002810E9" w:rsidDel="002C10F5">
        <w:rPr>
          <w:sz w:val="18"/>
          <w:szCs w:val="18"/>
        </w:rPr>
        <w:t xml:space="preserve"> </w:t>
      </w:r>
      <w:r w:rsidR="002C10F5" w:rsidRPr="002810E9">
        <w:rPr>
          <w:sz w:val="18"/>
          <w:szCs w:val="18"/>
        </w:rPr>
        <w:t>are not accounted for</w:t>
      </w:r>
      <w:r w:rsidR="00F40351" w:rsidRPr="002810E9">
        <w:rPr>
          <w:sz w:val="18"/>
          <w:szCs w:val="18"/>
        </w:rPr>
        <w:t xml:space="preserve"> in this table.</w:t>
      </w:r>
    </w:p>
    <w:p w14:paraId="7F2322AE" w14:textId="581C73CF" w:rsidR="003027CC" w:rsidRPr="00B66842" w:rsidRDefault="0077386D" w:rsidP="002B0EB6">
      <w:pPr>
        <w:pStyle w:val="BodyText"/>
      </w:pPr>
      <w:r>
        <w:lastRenderedPageBreak/>
        <w:t>The 2020 landings</w:t>
      </w:r>
      <w:r w:rsidR="003027CC" w:rsidRPr="00502E71">
        <w:t xml:space="preserve"> </w:t>
      </w:r>
      <w:r>
        <w:t>in Area 19 were</w:t>
      </w:r>
      <w:r w:rsidR="003027CC" w:rsidRPr="00502E71">
        <w:t xml:space="preserve"> </w:t>
      </w:r>
      <w:r w:rsidR="00ED1D1D" w:rsidRPr="009737CA">
        <w:rPr>
          <w:highlight w:val="cyan"/>
        </w:rPr>
        <w:t>2,</w:t>
      </w:r>
      <w:r w:rsidRPr="009737CA">
        <w:rPr>
          <w:highlight w:val="cyan"/>
        </w:rPr>
        <w:t>284</w:t>
      </w:r>
      <w:r w:rsidR="00533636" w:rsidRPr="00502E71">
        <w:t xml:space="preserve"> t </w:t>
      </w:r>
      <w:r w:rsidR="00113ADA">
        <w:rPr>
          <w:color w:val="000000" w:themeColor="text1"/>
        </w:rPr>
        <w:t>from a</w:t>
      </w:r>
      <w:r w:rsidR="002E116E" w:rsidRPr="00502E71">
        <w:rPr>
          <w:color w:val="000000" w:themeColor="text1"/>
        </w:rPr>
        <w:t xml:space="preserve"> </w:t>
      </w:r>
      <w:r w:rsidR="004F0879" w:rsidRPr="00502E71">
        <w:rPr>
          <w:color w:val="000000" w:themeColor="text1"/>
        </w:rPr>
        <w:t xml:space="preserve">revised </w:t>
      </w:r>
      <w:r w:rsidR="003027CC" w:rsidRPr="00502E71">
        <w:rPr>
          <w:color w:val="000000" w:themeColor="text1"/>
        </w:rPr>
        <w:t xml:space="preserve">quota </w:t>
      </w:r>
      <w:r w:rsidR="003027CC" w:rsidRPr="00502E71">
        <w:t xml:space="preserve">of </w:t>
      </w:r>
      <w:r>
        <w:t>2,287</w:t>
      </w:r>
      <w:r w:rsidR="003027CC" w:rsidRPr="00502E71">
        <w:t xml:space="preserve"> t (Tables 1</w:t>
      </w:r>
      <w:r w:rsidR="002B0EB6">
        <w:t xml:space="preserve"> and</w:t>
      </w:r>
      <w:r w:rsidR="003027CC" w:rsidRPr="00502E71">
        <w:t xml:space="preserve"> 3; Figure 2)</w:t>
      </w:r>
      <w:r w:rsidR="003027CC" w:rsidRPr="00502E71">
        <w:rPr>
          <w:rFonts w:cs="Arial"/>
          <w:color w:val="000000"/>
          <w:w w:val="102"/>
          <w:szCs w:val="22"/>
        </w:rPr>
        <w:t xml:space="preserve">. </w:t>
      </w:r>
      <w:r w:rsidR="003027CC" w:rsidRPr="00FE4AEE">
        <w:t>The</w:t>
      </w:r>
      <w:r w:rsidR="003027CC" w:rsidRPr="00502E71">
        <w:t xml:space="preserve"> fishing effort in Area 19 has varied from 1</w:t>
      </w:r>
      <w:r w:rsidR="00F47359" w:rsidRPr="00502E71">
        <w:t>1</w:t>
      </w:r>
      <w:r w:rsidR="003027CC" w:rsidRPr="00502E71">
        <w:t>,</w:t>
      </w:r>
      <w:r w:rsidR="00F47359" w:rsidRPr="00502E71">
        <w:t>138</w:t>
      </w:r>
      <w:r w:rsidR="003027CC" w:rsidRPr="00502E71">
        <w:t xml:space="preserve"> to 5</w:t>
      </w:r>
      <w:r w:rsidR="00F47359" w:rsidRPr="00502E71">
        <w:t>6,517</w:t>
      </w:r>
      <w:r w:rsidR="003027CC" w:rsidRPr="00502E71">
        <w:t xml:space="preserve"> trap hauls between 1987 and 20</w:t>
      </w:r>
      <w:r w:rsidR="00F918A1">
        <w:t>20</w:t>
      </w:r>
      <w:r w:rsidR="003027CC" w:rsidRPr="00502E71">
        <w:t xml:space="preserve">, </w:t>
      </w:r>
      <w:r w:rsidR="00F47359" w:rsidRPr="00502E71">
        <w:t>with the lowest effort in 2010 and the highest effort in 2004</w:t>
      </w:r>
      <w:r w:rsidR="00F40351">
        <w:t xml:space="preserve"> (H</w:t>
      </w:r>
      <w:proofErr w:type="spellStart"/>
      <w:r w:rsidR="00F40351" w:rsidRPr="00F40351">
        <w:rPr>
          <w:lang w:val="en-CA"/>
        </w:rPr>
        <w:t>ébert</w:t>
      </w:r>
      <w:proofErr w:type="spellEnd"/>
      <w:r w:rsidR="00F40351" w:rsidRPr="00F40351">
        <w:rPr>
          <w:lang w:val="en-CA"/>
        </w:rPr>
        <w:t xml:space="preserve"> et al.</w:t>
      </w:r>
      <w:r w:rsidR="00843F18">
        <w:rPr>
          <w:lang w:val="en-CA"/>
        </w:rPr>
        <w:t xml:space="preserve"> 2020</w:t>
      </w:r>
      <w:r w:rsidR="00F40351">
        <w:rPr>
          <w:lang w:val="en-CA"/>
        </w:rPr>
        <w:t>)</w:t>
      </w:r>
      <w:r w:rsidR="00F47359" w:rsidRPr="00502E71">
        <w:t>.</w:t>
      </w:r>
      <w:r w:rsidR="003027CC" w:rsidRPr="00502E71">
        <w:t xml:space="preserve"> The effor</w:t>
      </w:r>
      <w:r w:rsidR="00F918A1">
        <w:t>t in 2020</w:t>
      </w:r>
      <w:r w:rsidR="003027CC" w:rsidRPr="00502E71">
        <w:t xml:space="preserve"> was </w:t>
      </w:r>
      <w:r w:rsidR="00F918A1">
        <w:t>22,458</w:t>
      </w:r>
      <w:r w:rsidR="003027CC" w:rsidRPr="00502E71">
        <w:t xml:space="preserve"> trap hauls</w:t>
      </w:r>
      <w:r w:rsidR="00CD018C">
        <w:t xml:space="preserve">, </w:t>
      </w:r>
      <w:r w:rsidR="00F918A1">
        <w:t>a decrease from 2019</w:t>
      </w:r>
      <w:r w:rsidR="00087A98">
        <w:t xml:space="preserve"> </w:t>
      </w:r>
      <w:r w:rsidR="00F47359" w:rsidRPr="00502E71">
        <w:t>(Table 3)</w:t>
      </w:r>
      <w:r w:rsidR="003027CC" w:rsidRPr="00502E71">
        <w:t>.</w:t>
      </w:r>
    </w:p>
    <w:p w14:paraId="01F65CC9" w14:textId="3814C289" w:rsidR="003027CC" w:rsidRPr="00B66842" w:rsidRDefault="003027CC" w:rsidP="002B0EB6">
      <w:pPr>
        <w:pStyle w:val="Caption-Table"/>
      </w:pPr>
      <w:r w:rsidRPr="00B66842">
        <w:t xml:space="preserve">Table 3. </w:t>
      </w:r>
      <w:r w:rsidR="00440146">
        <w:t>Q</w:t>
      </w:r>
      <w:r w:rsidR="00440146" w:rsidRPr="00B66842">
        <w:t xml:space="preserve">uota and </w:t>
      </w:r>
      <w:r w:rsidR="00440146" w:rsidRPr="007C2DD5">
        <w:t>landings (tonnes; t), catch</w:t>
      </w:r>
      <w:r w:rsidR="00440146">
        <w:t xml:space="preserve"> per unit of effort (CPUE; kg/trap-haul), </w:t>
      </w:r>
      <w:r w:rsidR="00440146" w:rsidRPr="00B66842">
        <w:t>fishing effort (trap hauls)</w:t>
      </w:r>
      <w:r w:rsidR="00440146">
        <w:t>,</w:t>
      </w:r>
      <w:r w:rsidR="00440146" w:rsidRPr="00B66842">
        <w:t xml:space="preserve"> </w:t>
      </w:r>
      <w:r w:rsidR="00440146">
        <w:t xml:space="preserve">white crab percentages, and associated closed sectors </w:t>
      </w:r>
      <w:r w:rsidR="00440146" w:rsidRPr="00B66842">
        <w:t>for the snow crab fishery in Area 1</w:t>
      </w:r>
      <w:r w:rsidR="00F918A1">
        <w:t>9, 2012 to 2020</w:t>
      </w:r>
      <w:r w:rsidR="00440146" w:rsidRPr="00B66842">
        <w:t>.</w:t>
      </w:r>
      <w:r w:rsidR="00440146">
        <w:t xml:space="preserve"> </w:t>
      </w:r>
    </w:p>
    <w:tbl>
      <w:tblPr>
        <w:tblW w:w="9297"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823"/>
      </w:tblGrid>
      <w:tr w:rsidR="00F918A1" w:rsidRPr="00B66842" w14:paraId="582F816A" w14:textId="77777777" w:rsidTr="0073487A">
        <w:trPr>
          <w:cantSplit/>
          <w:tblHeader/>
        </w:trPr>
        <w:tc>
          <w:tcPr>
            <w:tcW w:w="1890" w:type="dxa"/>
            <w:tcBorders>
              <w:top w:val="single" w:sz="12" w:space="0" w:color="auto"/>
              <w:bottom w:val="single" w:sz="4" w:space="0" w:color="auto"/>
            </w:tcBorders>
          </w:tcPr>
          <w:p w14:paraId="635229F7" w14:textId="77777777" w:rsidR="00F918A1" w:rsidRPr="00E83F4C" w:rsidRDefault="00F918A1" w:rsidP="00F918A1">
            <w:pPr>
              <w:rPr>
                <w:rFonts w:cs="Arial"/>
                <w:sz w:val="18"/>
                <w:szCs w:val="18"/>
              </w:rPr>
            </w:pPr>
            <w:r w:rsidRPr="00E83F4C">
              <w:rPr>
                <w:rFonts w:cs="Arial"/>
                <w:sz w:val="18"/>
                <w:szCs w:val="18"/>
              </w:rPr>
              <w:t>Fishery descriptor</w:t>
            </w:r>
          </w:p>
        </w:tc>
        <w:tc>
          <w:tcPr>
            <w:tcW w:w="823" w:type="dxa"/>
            <w:tcBorders>
              <w:top w:val="single" w:sz="12" w:space="0" w:color="auto"/>
              <w:bottom w:val="single" w:sz="4" w:space="0" w:color="auto"/>
            </w:tcBorders>
          </w:tcPr>
          <w:p w14:paraId="777D1BDA" w14:textId="31C66BF5" w:rsidR="00F918A1" w:rsidRPr="00E83F4C" w:rsidRDefault="00F918A1" w:rsidP="00F918A1">
            <w:pPr>
              <w:jc w:val="center"/>
              <w:rPr>
                <w:rFonts w:cs="Arial"/>
                <w:sz w:val="18"/>
                <w:szCs w:val="18"/>
              </w:rPr>
            </w:pPr>
            <w:r w:rsidRPr="0001630C">
              <w:rPr>
                <w:rFonts w:cs="Arial"/>
                <w:sz w:val="18"/>
                <w:szCs w:val="18"/>
              </w:rPr>
              <w:t>2012</w:t>
            </w:r>
          </w:p>
        </w:tc>
        <w:tc>
          <w:tcPr>
            <w:tcW w:w="823" w:type="dxa"/>
            <w:tcBorders>
              <w:top w:val="single" w:sz="12" w:space="0" w:color="auto"/>
              <w:bottom w:val="single" w:sz="4" w:space="0" w:color="auto"/>
            </w:tcBorders>
          </w:tcPr>
          <w:p w14:paraId="15A27F7F" w14:textId="3DA54B29" w:rsidR="00F918A1" w:rsidRPr="00E83F4C" w:rsidRDefault="00F918A1" w:rsidP="00F918A1">
            <w:pPr>
              <w:jc w:val="center"/>
              <w:rPr>
                <w:rFonts w:cs="Arial"/>
                <w:sz w:val="18"/>
                <w:szCs w:val="18"/>
              </w:rPr>
            </w:pPr>
            <w:r w:rsidRPr="0001630C">
              <w:rPr>
                <w:rFonts w:cs="Arial"/>
                <w:sz w:val="18"/>
                <w:szCs w:val="18"/>
              </w:rPr>
              <w:t>2013</w:t>
            </w:r>
          </w:p>
        </w:tc>
        <w:tc>
          <w:tcPr>
            <w:tcW w:w="823" w:type="dxa"/>
            <w:tcBorders>
              <w:top w:val="single" w:sz="12" w:space="0" w:color="auto"/>
              <w:bottom w:val="single" w:sz="4" w:space="0" w:color="auto"/>
            </w:tcBorders>
          </w:tcPr>
          <w:p w14:paraId="1601FAF0" w14:textId="24E4BE40" w:rsidR="00F918A1" w:rsidRPr="00E83F4C" w:rsidRDefault="00F918A1" w:rsidP="00F918A1">
            <w:pPr>
              <w:jc w:val="center"/>
              <w:rPr>
                <w:rFonts w:cs="Arial"/>
                <w:sz w:val="18"/>
                <w:szCs w:val="18"/>
              </w:rPr>
            </w:pPr>
            <w:r w:rsidRPr="0001630C">
              <w:rPr>
                <w:rFonts w:cs="Arial"/>
                <w:sz w:val="18"/>
                <w:szCs w:val="18"/>
              </w:rPr>
              <w:t>2014</w:t>
            </w:r>
          </w:p>
        </w:tc>
        <w:tc>
          <w:tcPr>
            <w:tcW w:w="823" w:type="dxa"/>
            <w:tcBorders>
              <w:top w:val="single" w:sz="12" w:space="0" w:color="auto"/>
              <w:bottom w:val="single" w:sz="4" w:space="0" w:color="auto"/>
            </w:tcBorders>
          </w:tcPr>
          <w:p w14:paraId="65048DD2" w14:textId="5CF9EBC6" w:rsidR="00F918A1" w:rsidRPr="00E83F4C" w:rsidRDefault="00F918A1" w:rsidP="00F918A1">
            <w:pPr>
              <w:jc w:val="center"/>
              <w:rPr>
                <w:rFonts w:cs="Arial"/>
                <w:sz w:val="18"/>
                <w:szCs w:val="18"/>
              </w:rPr>
            </w:pPr>
            <w:r w:rsidRPr="0001630C">
              <w:rPr>
                <w:rFonts w:cs="Arial"/>
                <w:sz w:val="18"/>
                <w:szCs w:val="18"/>
              </w:rPr>
              <w:t>2015</w:t>
            </w:r>
          </w:p>
        </w:tc>
        <w:tc>
          <w:tcPr>
            <w:tcW w:w="823" w:type="dxa"/>
            <w:tcBorders>
              <w:top w:val="single" w:sz="12" w:space="0" w:color="auto"/>
              <w:bottom w:val="single" w:sz="4" w:space="0" w:color="auto"/>
            </w:tcBorders>
          </w:tcPr>
          <w:p w14:paraId="7AC199D0" w14:textId="21F920E5" w:rsidR="00F918A1" w:rsidRPr="00E83F4C" w:rsidRDefault="00F918A1" w:rsidP="00F918A1">
            <w:pPr>
              <w:jc w:val="center"/>
              <w:rPr>
                <w:rFonts w:cs="Arial"/>
                <w:sz w:val="18"/>
                <w:szCs w:val="18"/>
              </w:rPr>
            </w:pPr>
            <w:r w:rsidRPr="0001630C">
              <w:rPr>
                <w:rFonts w:cs="Arial"/>
                <w:sz w:val="18"/>
                <w:szCs w:val="18"/>
              </w:rPr>
              <w:t>2016</w:t>
            </w:r>
          </w:p>
        </w:tc>
        <w:tc>
          <w:tcPr>
            <w:tcW w:w="823" w:type="dxa"/>
            <w:tcBorders>
              <w:top w:val="single" w:sz="12" w:space="0" w:color="auto"/>
              <w:bottom w:val="single" w:sz="4" w:space="0" w:color="auto"/>
            </w:tcBorders>
          </w:tcPr>
          <w:p w14:paraId="7036A94F" w14:textId="71576B68" w:rsidR="00F918A1" w:rsidRPr="00E83F4C" w:rsidRDefault="00F918A1" w:rsidP="00F918A1">
            <w:pPr>
              <w:jc w:val="center"/>
              <w:rPr>
                <w:rFonts w:cs="Arial"/>
                <w:sz w:val="18"/>
                <w:szCs w:val="18"/>
              </w:rPr>
            </w:pPr>
            <w:r w:rsidRPr="0001630C">
              <w:rPr>
                <w:rFonts w:cs="Arial"/>
                <w:sz w:val="18"/>
                <w:szCs w:val="18"/>
              </w:rPr>
              <w:t>2017</w:t>
            </w:r>
          </w:p>
        </w:tc>
        <w:tc>
          <w:tcPr>
            <w:tcW w:w="823" w:type="dxa"/>
            <w:tcBorders>
              <w:top w:val="single" w:sz="12" w:space="0" w:color="auto"/>
              <w:bottom w:val="single" w:sz="4" w:space="0" w:color="auto"/>
            </w:tcBorders>
          </w:tcPr>
          <w:p w14:paraId="7C0A3980" w14:textId="0FC7B420" w:rsidR="00F918A1" w:rsidRPr="00E83F4C" w:rsidRDefault="00F918A1" w:rsidP="00F918A1">
            <w:pPr>
              <w:jc w:val="center"/>
              <w:rPr>
                <w:rFonts w:cs="Arial"/>
                <w:sz w:val="18"/>
                <w:szCs w:val="18"/>
              </w:rPr>
            </w:pPr>
            <w:r w:rsidRPr="0001630C">
              <w:rPr>
                <w:rFonts w:cs="Arial"/>
                <w:sz w:val="18"/>
                <w:szCs w:val="18"/>
              </w:rPr>
              <w:t>2018</w:t>
            </w:r>
          </w:p>
        </w:tc>
        <w:tc>
          <w:tcPr>
            <w:tcW w:w="823" w:type="dxa"/>
            <w:tcBorders>
              <w:top w:val="single" w:sz="12" w:space="0" w:color="auto"/>
              <w:bottom w:val="single" w:sz="4" w:space="0" w:color="auto"/>
            </w:tcBorders>
          </w:tcPr>
          <w:p w14:paraId="2F4CE2CE" w14:textId="283B5686" w:rsidR="00F918A1" w:rsidRPr="00E83F4C" w:rsidRDefault="00F918A1" w:rsidP="00F918A1">
            <w:pPr>
              <w:jc w:val="center"/>
              <w:rPr>
                <w:rFonts w:cs="Arial"/>
                <w:sz w:val="18"/>
                <w:szCs w:val="18"/>
              </w:rPr>
            </w:pPr>
            <w:r w:rsidRPr="0001630C">
              <w:rPr>
                <w:rFonts w:cs="Arial"/>
                <w:sz w:val="18"/>
                <w:szCs w:val="18"/>
              </w:rPr>
              <w:t>2019</w:t>
            </w:r>
          </w:p>
        </w:tc>
        <w:tc>
          <w:tcPr>
            <w:tcW w:w="823" w:type="dxa"/>
            <w:tcBorders>
              <w:top w:val="single" w:sz="12" w:space="0" w:color="auto"/>
              <w:bottom w:val="single" w:sz="4" w:space="0" w:color="auto"/>
            </w:tcBorders>
          </w:tcPr>
          <w:p w14:paraId="6220C33F" w14:textId="68577DCC" w:rsidR="00F918A1" w:rsidRPr="00E83F4C" w:rsidRDefault="00F918A1" w:rsidP="00F918A1">
            <w:pPr>
              <w:jc w:val="center"/>
              <w:rPr>
                <w:rFonts w:cs="Arial"/>
                <w:sz w:val="18"/>
                <w:szCs w:val="18"/>
              </w:rPr>
            </w:pPr>
            <w:r>
              <w:rPr>
                <w:rFonts w:cs="Arial"/>
                <w:sz w:val="18"/>
                <w:szCs w:val="18"/>
              </w:rPr>
              <w:t>2020</w:t>
            </w:r>
          </w:p>
        </w:tc>
      </w:tr>
      <w:tr w:rsidR="00F918A1" w:rsidRPr="00B66842" w14:paraId="2C1ECD9C" w14:textId="77777777" w:rsidTr="00DA5EA7">
        <w:trPr>
          <w:cantSplit/>
          <w:trHeight w:val="315"/>
        </w:trPr>
        <w:tc>
          <w:tcPr>
            <w:tcW w:w="1890" w:type="dxa"/>
            <w:tcBorders>
              <w:top w:val="single" w:sz="4" w:space="0" w:color="auto"/>
              <w:bottom w:val="single" w:sz="4" w:space="0" w:color="BFBFBF" w:themeColor="background1" w:themeShade="BF"/>
            </w:tcBorders>
            <w:vAlign w:val="center"/>
          </w:tcPr>
          <w:p w14:paraId="3184B286" w14:textId="271B870D" w:rsidR="00F918A1" w:rsidRPr="00E83F4C" w:rsidRDefault="00F918A1" w:rsidP="00F918A1">
            <w:pPr>
              <w:suppressAutoHyphens/>
              <w:spacing w:before="40" w:after="40"/>
              <w:ind w:right="-720"/>
              <w:rPr>
                <w:rFonts w:cs="Arial"/>
                <w:sz w:val="18"/>
                <w:szCs w:val="18"/>
              </w:rPr>
            </w:pPr>
            <w:r>
              <w:rPr>
                <w:rFonts w:cs="Arial"/>
                <w:sz w:val="18"/>
                <w:szCs w:val="18"/>
              </w:rPr>
              <w:t>Qu</w:t>
            </w:r>
            <w:r w:rsidRPr="00E83F4C">
              <w:rPr>
                <w:rFonts w:cs="Arial"/>
                <w:sz w:val="18"/>
                <w:szCs w:val="18"/>
              </w:rPr>
              <w:t xml:space="preserve">ota (t) </w:t>
            </w:r>
            <w:r w:rsidRPr="00E83F4C">
              <w:rPr>
                <w:rFonts w:cs="Arial"/>
                <w:sz w:val="18"/>
                <w:szCs w:val="18"/>
                <w:vertAlign w:val="superscript"/>
              </w:rPr>
              <w:t>1</w:t>
            </w:r>
          </w:p>
        </w:tc>
        <w:tc>
          <w:tcPr>
            <w:tcW w:w="823" w:type="dxa"/>
            <w:tcBorders>
              <w:top w:val="single" w:sz="4" w:space="0" w:color="auto"/>
            </w:tcBorders>
            <w:vAlign w:val="center"/>
          </w:tcPr>
          <w:p w14:paraId="79512262" w14:textId="35A79F5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2,907</w:t>
            </w:r>
          </w:p>
        </w:tc>
        <w:tc>
          <w:tcPr>
            <w:tcW w:w="823" w:type="dxa"/>
            <w:tcBorders>
              <w:top w:val="single" w:sz="4" w:space="0" w:color="auto"/>
            </w:tcBorders>
            <w:vAlign w:val="center"/>
          </w:tcPr>
          <w:p w14:paraId="38A0F593" w14:textId="6981EF2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2,654</w:t>
            </w:r>
          </w:p>
        </w:tc>
        <w:tc>
          <w:tcPr>
            <w:tcW w:w="823" w:type="dxa"/>
            <w:tcBorders>
              <w:top w:val="single" w:sz="4" w:space="0" w:color="auto"/>
            </w:tcBorders>
            <w:vAlign w:val="center"/>
          </w:tcPr>
          <w:p w14:paraId="11F9D881" w14:textId="7C62CA89"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3,745</w:t>
            </w:r>
          </w:p>
        </w:tc>
        <w:tc>
          <w:tcPr>
            <w:tcW w:w="823" w:type="dxa"/>
            <w:tcBorders>
              <w:top w:val="single" w:sz="4" w:space="0" w:color="auto"/>
            </w:tcBorders>
            <w:vAlign w:val="center"/>
          </w:tcPr>
          <w:p w14:paraId="38F38702" w14:textId="3FA10141"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2,130</w:t>
            </w:r>
          </w:p>
        </w:tc>
        <w:tc>
          <w:tcPr>
            <w:tcW w:w="823" w:type="dxa"/>
            <w:tcBorders>
              <w:top w:val="single" w:sz="4" w:space="0" w:color="auto"/>
            </w:tcBorders>
            <w:vAlign w:val="center"/>
          </w:tcPr>
          <w:p w14:paraId="718F2FC4" w14:textId="6037088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1,701</w:t>
            </w:r>
          </w:p>
        </w:tc>
        <w:tc>
          <w:tcPr>
            <w:tcW w:w="823" w:type="dxa"/>
            <w:tcBorders>
              <w:top w:val="single" w:sz="4" w:space="0" w:color="auto"/>
            </w:tcBorders>
            <w:vAlign w:val="center"/>
          </w:tcPr>
          <w:p w14:paraId="1D285C74" w14:textId="279299CB"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2,945</w:t>
            </w:r>
          </w:p>
        </w:tc>
        <w:tc>
          <w:tcPr>
            <w:tcW w:w="823" w:type="dxa"/>
            <w:tcBorders>
              <w:top w:val="single" w:sz="4" w:space="0" w:color="auto"/>
            </w:tcBorders>
            <w:vAlign w:val="center"/>
          </w:tcPr>
          <w:p w14:paraId="306F977F" w14:textId="59034B5B"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2,046</w:t>
            </w:r>
          </w:p>
        </w:tc>
        <w:tc>
          <w:tcPr>
            <w:tcW w:w="823" w:type="dxa"/>
            <w:tcBorders>
              <w:top w:val="single" w:sz="4" w:space="0" w:color="auto"/>
            </w:tcBorders>
            <w:vAlign w:val="center"/>
          </w:tcPr>
          <w:p w14:paraId="4413B64F" w14:textId="28DABBD9"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2,792</w:t>
            </w:r>
          </w:p>
        </w:tc>
        <w:tc>
          <w:tcPr>
            <w:tcW w:w="823" w:type="dxa"/>
            <w:tcBorders>
              <w:top w:val="single" w:sz="4" w:space="0" w:color="auto"/>
            </w:tcBorders>
            <w:vAlign w:val="center"/>
          </w:tcPr>
          <w:p w14:paraId="4AC1918D" w14:textId="4B619128"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2,287</w:t>
            </w:r>
          </w:p>
        </w:tc>
      </w:tr>
      <w:tr w:rsidR="00F918A1" w:rsidRPr="00B66842" w14:paraId="6566C891"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34C29A30" w14:textId="77777777" w:rsidR="00F918A1" w:rsidRPr="00E83F4C" w:rsidRDefault="00F918A1" w:rsidP="00F918A1">
            <w:pPr>
              <w:suppressAutoHyphens/>
              <w:spacing w:before="40" w:after="40"/>
              <w:ind w:right="-720"/>
              <w:rPr>
                <w:rFonts w:cs="Arial"/>
                <w:sz w:val="18"/>
                <w:szCs w:val="18"/>
              </w:rPr>
            </w:pPr>
            <w:r w:rsidRPr="00E83F4C">
              <w:rPr>
                <w:rFonts w:cs="Arial"/>
                <w:sz w:val="18"/>
                <w:szCs w:val="18"/>
              </w:rPr>
              <w:t>Landings (t)</w:t>
            </w:r>
          </w:p>
        </w:tc>
        <w:tc>
          <w:tcPr>
            <w:tcW w:w="823" w:type="dxa"/>
            <w:vAlign w:val="center"/>
          </w:tcPr>
          <w:p w14:paraId="65E3AEE4" w14:textId="239A1FF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2,906</w:t>
            </w:r>
          </w:p>
        </w:tc>
        <w:tc>
          <w:tcPr>
            <w:tcW w:w="823" w:type="dxa"/>
            <w:vAlign w:val="center"/>
          </w:tcPr>
          <w:p w14:paraId="6AB95A6F" w14:textId="39172D3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2,657</w:t>
            </w:r>
          </w:p>
        </w:tc>
        <w:tc>
          <w:tcPr>
            <w:tcW w:w="823" w:type="dxa"/>
            <w:vAlign w:val="center"/>
          </w:tcPr>
          <w:p w14:paraId="63CF4CF5" w14:textId="393D6042"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3,745</w:t>
            </w:r>
          </w:p>
        </w:tc>
        <w:tc>
          <w:tcPr>
            <w:tcW w:w="823" w:type="dxa"/>
            <w:vAlign w:val="center"/>
          </w:tcPr>
          <w:p w14:paraId="22C83DC7" w14:textId="31B00211"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2,129</w:t>
            </w:r>
          </w:p>
        </w:tc>
        <w:tc>
          <w:tcPr>
            <w:tcW w:w="823" w:type="dxa"/>
            <w:vAlign w:val="center"/>
          </w:tcPr>
          <w:p w14:paraId="76F6CEE9" w14:textId="2A6CAE07"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1,701</w:t>
            </w:r>
          </w:p>
        </w:tc>
        <w:tc>
          <w:tcPr>
            <w:tcW w:w="823" w:type="dxa"/>
            <w:vAlign w:val="center"/>
          </w:tcPr>
          <w:p w14:paraId="756CB5C1" w14:textId="5AFD2575"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2,944</w:t>
            </w:r>
          </w:p>
        </w:tc>
        <w:tc>
          <w:tcPr>
            <w:tcW w:w="823" w:type="dxa"/>
            <w:vAlign w:val="center"/>
          </w:tcPr>
          <w:p w14:paraId="6685A9B8" w14:textId="6832C39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2,048</w:t>
            </w:r>
          </w:p>
        </w:tc>
        <w:tc>
          <w:tcPr>
            <w:tcW w:w="823" w:type="dxa"/>
            <w:vAlign w:val="center"/>
          </w:tcPr>
          <w:p w14:paraId="30CCD462" w14:textId="44657050" w:rsidR="00F918A1" w:rsidRPr="00D555FB" w:rsidRDefault="00D555FB" w:rsidP="00F918A1">
            <w:pPr>
              <w:suppressAutoHyphens/>
              <w:spacing w:before="40" w:after="40"/>
              <w:jc w:val="center"/>
              <w:rPr>
                <w:rFonts w:cs="Arial"/>
                <w:position w:val="-20"/>
                <w:sz w:val="18"/>
                <w:szCs w:val="18"/>
                <w:highlight w:val="green"/>
              </w:rPr>
            </w:pPr>
            <w:commentRangeStart w:id="2"/>
            <w:r w:rsidRPr="00D555FB">
              <w:rPr>
                <w:rFonts w:cs="Arial"/>
                <w:position w:val="-20"/>
                <w:sz w:val="18"/>
                <w:szCs w:val="18"/>
                <w:highlight w:val="green"/>
              </w:rPr>
              <w:t>2,792</w:t>
            </w:r>
            <w:commentRangeEnd w:id="2"/>
            <w:r>
              <w:rPr>
                <w:rStyle w:val="CommentReference"/>
              </w:rPr>
              <w:commentReference w:id="2"/>
            </w:r>
          </w:p>
        </w:tc>
        <w:tc>
          <w:tcPr>
            <w:tcW w:w="823" w:type="dxa"/>
            <w:vAlign w:val="center"/>
          </w:tcPr>
          <w:p w14:paraId="28A1F45D" w14:textId="49E54EB2" w:rsidR="00F918A1" w:rsidRPr="00E83F4C" w:rsidRDefault="00F918A1" w:rsidP="00F918A1">
            <w:pPr>
              <w:suppressAutoHyphens/>
              <w:spacing w:before="40" w:after="40"/>
              <w:jc w:val="center"/>
              <w:rPr>
                <w:rFonts w:cs="Arial"/>
                <w:position w:val="-20"/>
                <w:sz w:val="18"/>
                <w:szCs w:val="18"/>
              </w:rPr>
            </w:pPr>
            <w:r w:rsidRPr="00D555FB">
              <w:rPr>
                <w:rFonts w:cs="Arial"/>
                <w:position w:val="-20"/>
                <w:sz w:val="18"/>
                <w:szCs w:val="18"/>
              </w:rPr>
              <w:t>2,284</w:t>
            </w:r>
          </w:p>
        </w:tc>
      </w:tr>
      <w:tr w:rsidR="00F918A1" w:rsidRPr="00B66842" w14:paraId="2E9D927A" w14:textId="77777777" w:rsidTr="00DA5EA7">
        <w:trPr>
          <w:cantSplit/>
          <w:trHeight w:val="315"/>
        </w:trPr>
        <w:tc>
          <w:tcPr>
            <w:tcW w:w="1890" w:type="dxa"/>
            <w:tcBorders>
              <w:top w:val="single" w:sz="4" w:space="0" w:color="BFBFBF" w:themeColor="background1" w:themeShade="BF"/>
              <w:bottom w:val="single" w:sz="4" w:space="0" w:color="BFBFBF" w:themeColor="background1" w:themeShade="BF"/>
            </w:tcBorders>
            <w:vAlign w:val="center"/>
          </w:tcPr>
          <w:p w14:paraId="33294296" w14:textId="0E0D52A1" w:rsidR="00F918A1" w:rsidRPr="00E83F4C" w:rsidRDefault="00F918A1" w:rsidP="00FB211C">
            <w:pPr>
              <w:suppressAutoHyphens/>
              <w:spacing w:before="40" w:after="40"/>
              <w:ind w:right="-720"/>
              <w:rPr>
                <w:rFonts w:cs="Arial"/>
                <w:sz w:val="18"/>
                <w:szCs w:val="18"/>
              </w:rPr>
            </w:pPr>
            <w:r w:rsidRPr="00E83F4C">
              <w:rPr>
                <w:rFonts w:cs="Arial"/>
                <w:sz w:val="18"/>
                <w:szCs w:val="18"/>
              </w:rPr>
              <w:t xml:space="preserve">CPUE (kg/trap-haul) </w:t>
            </w:r>
          </w:p>
        </w:tc>
        <w:tc>
          <w:tcPr>
            <w:tcW w:w="823" w:type="dxa"/>
            <w:vAlign w:val="center"/>
          </w:tcPr>
          <w:p w14:paraId="3BEB4657" w14:textId="57E35F4B"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178.1</w:t>
            </w:r>
          </w:p>
        </w:tc>
        <w:tc>
          <w:tcPr>
            <w:tcW w:w="823" w:type="dxa"/>
            <w:vAlign w:val="center"/>
          </w:tcPr>
          <w:p w14:paraId="4BF65351" w14:textId="450E593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148.5</w:t>
            </w:r>
          </w:p>
        </w:tc>
        <w:tc>
          <w:tcPr>
            <w:tcW w:w="823" w:type="dxa"/>
            <w:vAlign w:val="center"/>
          </w:tcPr>
          <w:p w14:paraId="43E730DA" w14:textId="669B3F0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147.4</w:t>
            </w:r>
          </w:p>
        </w:tc>
        <w:tc>
          <w:tcPr>
            <w:tcW w:w="823" w:type="dxa"/>
            <w:vAlign w:val="center"/>
          </w:tcPr>
          <w:p w14:paraId="174A00A7" w14:textId="2A666C4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144.8</w:t>
            </w:r>
          </w:p>
        </w:tc>
        <w:tc>
          <w:tcPr>
            <w:tcW w:w="823" w:type="dxa"/>
            <w:vAlign w:val="center"/>
          </w:tcPr>
          <w:p w14:paraId="0D07B7E6" w14:textId="05A89EE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142.5</w:t>
            </w:r>
          </w:p>
        </w:tc>
        <w:tc>
          <w:tcPr>
            <w:tcW w:w="823" w:type="dxa"/>
            <w:vAlign w:val="center"/>
          </w:tcPr>
          <w:p w14:paraId="7C26B2FD" w14:textId="54EE863D"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142.8</w:t>
            </w:r>
          </w:p>
        </w:tc>
        <w:tc>
          <w:tcPr>
            <w:tcW w:w="823" w:type="dxa"/>
            <w:vAlign w:val="center"/>
          </w:tcPr>
          <w:p w14:paraId="73AD9C34" w14:textId="76F6590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156.1</w:t>
            </w:r>
          </w:p>
        </w:tc>
        <w:tc>
          <w:tcPr>
            <w:tcW w:w="823" w:type="dxa"/>
            <w:vAlign w:val="center"/>
          </w:tcPr>
          <w:p w14:paraId="664E6050" w14:textId="527505D5" w:rsidR="00F918A1" w:rsidRPr="00D555FB" w:rsidRDefault="00F918A1" w:rsidP="00F918A1">
            <w:pPr>
              <w:suppressAutoHyphens/>
              <w:spacing w:before="40" w:after="40"/>
              <w:jc w:val="center"/>
              <w:rPr>
                <w:rFonts w:cs="Arial"/>
                <w:position w:val="-20"/>
                <w:sz w:val="18"/>
                <w:szCs w:val="18"/>
                <w:highlight w:val="green"/>
              </w:rPr>
            </w:pPr>
            <w:r w:rsidRPr="00D555FB">
              <w:rPr>
                <w:rFonts w:cs="Arial"/>
                <w:position w:val="-20"/>
                <w:sz w:val="18"/>
                <w:szCs w:val="18"/>
                <w:highlight w:val="green"/>
              </w:rPr>
              <w:t>112.7</w:t>
            </w:r>
          </w:p>
        </w:tc>
        <w:tc>
          <w:tcPr>
            <w:tcW w:w="823" w:type="dxa"/>
            <w:vAlign w:val="center"/>
          </w:tcPr>
          <w:p w14:paraId="50EC3B26" w14:textId="7C8A9B20"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101.7</w:t>
            </w:r>
          </w:p>
        </w:tc>
      </w:tr>
      <w:tr w:rsidR="00F918A1" w:rsidRPr="00B66842" w14:paraId="20C6B005"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6E091920" w14:textId="77777777" w:rsidR="00F918A1" w:rsidRPr="00E83F4C" w:rsidRDefault="00F918A1" w:rsidP="00F918A1">
            <w:pPr>
              <w:suppressAutoHyphens/>
              <w:spacing w:before="40" w:after="40"/>
              <w:ind w:right="-720"/>
              <w:rPr>
                <w:rFonts w:cs="Arial"/>
                <w:sz w:val="18"/>
                <w:szCs w:val="18"/>
              </w:rPr>
            </w:pPr>
            <w:r w:rsidRPr="00E83F4C">
              <w:rPr>
                <w:rFonts w:cs="Arial"/>
                <w:sz w:val="18"/>
                <w:szCs w:val="18"/>
              </w:rPr>
              <w:t>Effort (trap hauls)</w:t>
            </w:r>
          </w:p>
        </w:tc>
        <w:tc>
          <w:tcPr>
            <w:tcW w:w="823" w:type="dxa"/>
            <w:vAlign w:val="center"/>
          </w:tcPr>
          <w:p w14:paraId="76A9E7D3" w14:textId="56728F7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16,317</w:t>
            </w:r>
          </w:p>
        </w:tc>
        <w:tc>
          <w:tcPr>
            <w:tcW w:w="823" w:type="dxa"/>
            <w:vAlign w:val="center"/>
          </w:tcPr>
          <w:p w14:paraId="6F2F7B51" w14:textId="48CE60F5"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17,890</w:t>
            </w:r>
          </w:p>
        </w:tc>
        <w:tc>
          <w:tcPr>
            <w:tcW w:w="823" w:type="dxa"/>
            <w:vAlign w:val="center"/>
          </w:tcPr>
          <w:p w14:paraId="0B9AC166" w14:textId="003E0BB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25,407</w:t>
            </w:r>
          </w:p>
        </w:tc>
        <w:tc>
          <w:tcPr>
            <w:tcW w:w="823" w:type="dxa"/>
            <w:vAlign w:val="center"/>
          </w:tcPr>
          <w:p w14:paraId="4AFA19FB" w14:textId="1B8BAFD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14,703</w:t>
            </w:r>
          </w:p>
        </w:tc>
        <w:tc>
          <w:tcPr>
            <w:tcW w:w="823" w:type="dxa"/>
            <w:vAlign w:val="center"/>
          </w:tcPr>
          <w:p w14:paraId="77C3874D" w14:textId="16DA3F5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11,937</w:t>
            </w:r>
          </w:p>
        </w:tc>
        <w:tc>
          <w:tcPr>
            <w:tcW w:w="823" w:type="dxa"/>
            <w:vAlign w:val="center"/>
          </w:tcPr>
          <w:p w14:paraId="232A7C00" w14:textId="7C66F7E7"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20,616</w:t>
            </w:r>
          </w:p>
        </w:tc>
        <w:tc>
          <w:tcPr>
            <w:tcW w:w="823" w:type="dxa"/>
            <w:vAlign w:val="center"/>
          </w:tcPr>
          <w:p w14:paraId="2FE3DC8D" w14:textId="06BA0F60"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13,120</w:t>
            </w:r>
          </w:p>
        </w:tc>
        <w:tc>
          <w:tcPr>
            <w:tcW w:w="823" w:type="dxa"/>
            <w:vAlign w:val="center"/>
          </w:tcPr>
          <w:p w14:paraId="5390CAD0" w14:textId="4F2775D3"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24,518</w:t>
            </w:r>
          </w:p>
        </w:tc>
        <w:tc>
          <w:tcPr>
            <w:tcW w:w="823" w:type="dxa"/>
            <w:vAlign w:val="center"/>
          </w:tcPr>
          <w:p w14:paraId="6E15D36A" w14:textId="269E4682"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22,458</w:t>
            </w:r>
          </w:p>
        </w:tc>
      </w:tr>
      <w:tr w:rsidR="00F918A1" w:rsidRPr="00B66842" w14:paraId="353EDF0A"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015B677E" w14:textId="44E2655D" w:rsidR="00F918A1" w:rsidRPr="00E83F4C" w:rsidRDefault="00F918A1" w:rsidP="00FB211C">
            <w:pPr>
              <w:suppressAutoHyphens/>
              <w:ind w:right="-720"/>
              <w:rPr>
                <w:rFonts w:cs="Arial"/>
                <w:sz w:val="18"/>
                <w:szCs w:val="18"/>
              </w:rPr>
            </w:pPr>
            <w:r w:rsidRPr="00E83F4C">
              <w:rPr>
                <w:rFonts w:cs="Arial"/>
                <w:sz w:val="18"/>
                <w:szCs w:val="18"/>
              </w:rPr>
              <w:t>White crab</w:t>
            </w:r>
            <w:r w:rsidRPr="00E83F4C">
              <w:rPr>
                <w:rFonts w:cs="Arial"/>
                <w:sz w:val="18"/>
                <w:szCs w:val="18"/>
              </w:rPr>
              <w:br/>
              <w:t>(%) in catches</w:t>
            </w:r>
            <w:r w:rsidRPr="00E83F4C">
              <w:rPr>
                <w:rFonts w:cs="Arial"/>
                <w:sz w:val="18"/>
                <w:szCs w:val="18"/>
                <w:vertAlign w:val="superscript"/>
              </w:rPr>
              <w:t xml:space="preserve"> </w:t>
            </w:r>
            <w:r w:rsidR="00FB211C">
              <w:rPr>
                <w:rFonts w:cs="Arial"/>
                <w:sz w:val="18"/>
                <w:szCs w:val="18"/>
                <w:vertAlign w:val="superscript"/>
              </w:rPr>
              <w:t>2</w:t>
            </w:r>
          </w:p>
        </w:tc>
        <w:tc>
          <w:tcPr>
            <w:tcW w:w="823" w:type="dxa"/>
            <w:vAlign w:val="center"/>
          </w:tcPr>
          <w:p w14:paraId="3C6ED7A8" w14:textId="24CA3E1B"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4.5</w:t>
            </w:r>
          </w:p>
        </w:tc>
        <w:tc>
          <w:tcPr>
            <w:tcW w:w="823" w:type="dxa"/>
            <w:vAlign w:val="center"/>
          </w:tcPr>
          <w:p w14:paraId="03542279" w14:textId="6290623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3.0</w:t>
            </w:r>
          </w:p>
        </w:tc>
        <w:tc>
          <w:tcPr>
            <w:tcW w:w="823" w:type="dxa"/>
            <w:vAlign w:val="center"/>
          </w:tcPr>
          <w:p w14:paraId="4DBB38A6" w14:textId="603B8875"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1.0</w:t>
            </w:r>
          </w:p>
        </w:tc>
        <w:tc>
          <w:tcPr>
            <w:tcW w:w="823" w:type="dxa"/>
            <w:vAlign w:val="center"/>
          </w:tcPr>
          <w:p w14:paraId="22791718" w14:textId="74B5428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5.5</w:t>
            </w:r>
          </w:p>
        </w:tc>
        <w:tc>
          <w:tcPr>
            <w:tcW w:w="823" w:type="dxa"/>
            <w:vAlign w:val="center"/>
          </w:tcPr>
          <w:p w14:paraId="1A77B595" w14:textId="19C4234E"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8.2</w:t>
            </w:r>
          </w:p>
        </w:tc>
        <w:tc>
          <w:tcPr>
            <w:tcW w:w="823" w:type="dxa"/>
            <w:vAlign w:val="center"/>
          </w:tcPr>
          <w:p w14:paraId="7D7DE200" w14:textId="395F3A6A"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11.6</w:t>
            </w:r>
          </w:p>
        </w:tc>
        <w:tc>
          <w:tcPr>
            <w:tcW w:w="823" w:type="dxa"/>
            <w:vAlign w:val="center"/>
          </w:tcPr>
          <w:p w14:paraId="61542823" w14:textId="5645B24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8.8</w:t>
            </w:r>
          </w:p>
        </w:tc>
        <w:tc>
          <w:tcPr>
            <w:tcW w:w="823" w:type="dxa"/>
            <w:vAlign w:val="center"/>
          </w:tcPr>
          <w:p w14:paraId="7494B694" w14:textId="1B849B82"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20.9</w:t>
            </w:r>
          </w:p>
        </w:tc>
        <w:tc>
          <w:tcPr>
            <w:tcW w:w="823" w:type="dxa"/>
            <w:vAlign w:val="center"/>
          </w:tcPr>
          <w:p w14:paraId="2A9DFEAD" w14:textId="637B5116"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NA</w:t>
            </w:r>
          </w:p>
        </w:tc>
      </w:tr>
      <w:tr w:rsidR="00F918A1" w:rsidRPr="00B66842" w14:paraId="788AF4FC" w14:textId="77777777" w:rsidTr="00DA5EA7">
        <w:trPr>
          <w:cantSplit/>
          <w:trHeight w:val="368"/>
        </w:trPr>
        <w:tc>
          <w:tcPr>
            <w:tcW w:w="1890" w:type="dxa"/>
            <w:tcBorders>
              <w:top w:val="single" w:sz="4" w:space="0" w:color="BFBFBF" w:themeColor="background1" w:themeShade="BF"/>
              <w:bottom w:val="single" w:sz="12" w:space="0" w:color="auto"/>
            </w:tcBorders>
            <w:vAlign w:val="center"/>
          </w:tcPr>
          <w:p w14:paraId="47FF4BC3" w14:textId="7ED3D2E2" w:rsidR="00F918A1" w:rsidRPr="00E83F4C" w:rsidRDefault="00F918A1" w:rsidP="00FB211C">
            <w:pPr>
              <w:suppressAutoHyphens/>
              <w:ind w:right="-720"/>
              <w:rPr>
                <w:rFonts w:cs="Arial"/>
                <w:sz w:val="18"/>
                <w:szCs w:val="18"/>
              </w:rPr>
            </w:pPr>
            <w:r w:rsidRPr="00E83F4C">
              <w:rPr>
                <w:rFonts w:cs="Arial"/>
                <w:sz w:val="18"/>
                <w:szCs w:val="18"/>
              </w:rPr>
              <w:t>Sectors closed</w:t>
            </w:r>
            <w:del w:id="3" w:author="Hebert, Marcel" w:date="2021-02-02T09:09:00Z">
              <w:r w:rsidRPr="00E83F4C" w:rsidDel="00DA36D3">
                <w:rPr>
                  <w:rFonts w:cs="Arial"/>
                  <w:sz w:val="18"/>
                  <w:szCs w:val="18"/>
                  <w:vertAlign w:val="superscript"/>
                </w:rPr>
                <w:delText xml:space="preserve"> </w:delText>
              </w:r>
            </w:del>
            <w:r w:rsidR="00FB211C">
              <w:rPr>
                <w:rFonts w:cs="Arial"/>
                <w:sz w:val="18"/>
                <w:szCs w:val="18"/>
                <w:vertAlign w:val="superscript"/>
              </w:rPr>
              <w:t>3</w:t>
            </w:r>
          </w:p>
        </w:tc>
        <w:tc>
          <w:tcPr>
            <w:tcW w:w="823" w:type="dxa"/>
            <w:tcBorders>
              <w:bottom w:val="single" w:sz="12" w:space="0" w:color="auto"/>
            </w:tcBorders>
            <w:vAlign w:val="center"/>
          </w:tcPr>
          <w:p w14:paraId="4DDF0E38" w14:textId="6E2184C7"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0/9</w:t>
            </w:r>
          </w:p>
        </w:tc>
        <w:tc>
          <w:tcPr>
            <w:tcW w:w="823" w:type="dxa"/>
            <w:tcBorders>
              <w:bottom w:val="single" w:sz="12" w:space="0" w:color="auto"/>
            </w:tcBorders>
            <w:vAlign w:val="center"/>
          </w:tcPr>
          <w:p w14:paraId="013169FE" w14:textId="04DE87A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0/9</w:t>
            </w:r>
          </w:p>
        </w:tc>
        <w:tc>
          <w:tcPr>
            <w:tcW w:w="823" w:type="dxa"/>
            <w:tcBorders>
              <w:bottom w:val="single" w:sz="12" w:space="0" w:color="auto"/>
            </w:tcBorders>
            <w:vAlign w:val="center"/>
          </w:tcPr>
          <w:p w14:paraId="5FBBDB1C" w14:textId="5F20662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0/9</w:t>
            </w:r>
          </w:p>
        </w:tc>
        <w:tc>
          <w:tcPr>
            <w:tcW w:w="823" w:type="dxa"/>
            <w:tcBorders>
              <w:bottom w:val="single" w:sz="12" w:space="0" w:color="auto"/>
            </w:tcBorders>
            <w:vAlign w:val="center"/>
          </w:tcPr>
          <w:p w14:paraId="44D1B6F6" w14:textId="1BD1A33E"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2/9</w:t>
            </w:r>
          </w:p>
        </w:tc>
        <w:tc>
          <w:tcPr>
            <w:tcW w:w="823" w:type="dxa"/>
            <w:tcBorders>
              <w:bottom w:val="single" w:sz="12" w:space="0" w:color="auto"/>
            </w:tcBorders>
            <w:vAlign w:val="center"/>
          </w:tcPr>
          <w:p w14:paraId="3C64CEFD" w14:textId="708888D7"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4/9</w:t>
            </w:r>
          </w:p>
        </w:tc>
        <w:tc>
          <w:tcPr>
            <w:tcW w:w="823" w:type="dxa"/>
            <w:tcBorders>
              <w:bottom w:val="single" w:sz="12" w:space="0" w:color="auto"/>
            </w:tcBorders>
            <w:vAlign w:val="center"/>
          </w:tcPr>
          <w:p w14:paraId="02658EAA" w14:textId="4F6E1416"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3/9</w:t>
            </w:r>
          </w:p>
        </w:tc>
        <w:tc>
          <w:tcPr>
            <w:tcW w:w="823" w:type="dxa"/>
            <w:tcBorders>
              <w:bottom w:val="single" w:sz="12" w:space="0" w:color="auto"/>
            </w:tcBorders>
            <w:vAlign w:val="center"/>
          </w:tcPr>
          <w:p w14:paraId="0D1EBF91" w14:textId="62CB4CC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1/9</w:t>
            </w:r>
          </w:p>
        </w:tc>
        <w:tc>
          <w:tcPr>
            <w:tcW w:w="823" w:type="dxa"/>
            <w:tcBorders>
              <w:bottom w:val="single" w:sz="12" w:space="0" w:color="auto"/>
            </w:tcBorders>
            <w:vAlign w:val="center"/>
          </w:tcPr>
          <w:p w14:paraId="6FA7CCCE" w14:textId="36C7B3EE"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4/9</w:t>
            </w:r>
          </w:p>
        </w:tc>
        <w:tc>
          <w:tcPr>
            <w:tcW w:w="823" w:type="dxa"/>
            <w:tcBorders>
              <w:bottom w:val="single" w:sz="12" w:space="0" w:color="auto"/>
            </w:tcBorders>
            <w:vAlign w:val="center"/>
          </w:tcPr>
          <w:p w14:paraId="280A5C78" w14:textId="2FB5A9F6"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NA</w:t>
            </w:r>
          </w:p>
        </w:tc>
      </w:tr>
    </w:tbl>
    <w:p w14:paraId="05E5565F" w14:textId="6A92AA9E" w:rsidR="002B0EB6" w:rsidRPr="00440146" w:rsidRDefault="00440146" w:rsidP="002B0EB6">
      <w:pPr>
        <w:rPr>
          <w:sz w:val="18"/>
          <w:szCs w:val="18"/>
        </w:rPr>
      </w:pPr>
      <w:r w:rsidRPr="000746E9">
        <w:rPr>
          <w:sz w:val="18"/>
          <w:szCs w:val="18"/>
          <w:vertAlign w:val="superscript"/>
        </w:rPr>
        <w:t>1</w:t>
      </w:r>
      <w:r>
        <w:rPr>
          <w:sz w:val="18"/>
          <w:szCs w:val="18"/>
        </w:rPr>
        <w:t>Since 2012, quotas were revised f</w:t>
      </w:r>
      <w:r w:rsidRPr="000746E9">
        <w:rPr>
          <w:sz w:val="18"/>
          <w:szCs w:val="18"/>
        </w:rPr>
        <w:t xml:space="preserve">or </w:t>
      </w:r>
      <w:proofErr w:type="spellStart"/>
      <w:r w:rsidRPr="000746E9">
        <w:rPr>
          <w:sz w:val="18"/>
          <w:szCs w:val="18"/>
        </w:rPr>
        <w:t>interannual</w:t>
      </w:r>
      <w:proofErr w:type="spellEnd"/>
      <w:r w:rsidRPr="000746E9">
        <w:rPr>
          <w:sz w:val="18"/>
          <w:szCs w:val="18"/>
        </w:rPr>
        <w:t xml:space="preserve"> quota adjustments, reconciliations, and re-distribution of the scientific quota among areas, the revised quota</w:t>
      </w:r>
      <w:r>
        <w:rPr>
          <w:sz w:val="18"/>
          <w:szCs w:val="18"/>
        </w:rPr>
        <w:t>s</w:t>
      </w:r>
      <w:r w:rsidRPr="000746E9">
        <w:rPr>
          <w:sz w:val="18"/>
          <w:szCs w:val="18"/>
        </w:rPr>
        <w:t xml:space="preserve"> do not necessarily corresp</w:t>
      </w:r>
      <w:r w:rsidR="009E6031">
        <w:rPr>
          <w:sz w:val="18"/>
          <w:szCs w:val="18"/>
        </w:rPr>
        <w:t xml:space="preserve">ond to the TAC in the notice to </w:t>
      </w:r>
      <w:r w:rsidRPr="000746E9">
        <w:rPr>
          <w:sz w:val="18"/>
          <w:szCs w:val="18"/>
        </w:rPr>
        <w:t>harvesters.</w:t>
      </w:r>
      <w:r w:rsidRPr="000746E9">
        <w:rPr>
          <w:sz w:val="18"/>
          <w:szCs w:val="18"/>
        </w:rPr>
        <w:br/>
      </w:r>
      <w:r w:rsidR="00FB211C">
        <w:rPr>
          <w:sz w:val="18"/>
          <w:szCs w:val="18"/>
          <w:vertAlign w:val="superscript"/>
        </w:rPr>
        <w:t>2</w:t>
      </w:r>
      <w:r w:rsidRPr="000746E9">
        <w:rPr>
          <w:sz w:val="18"/>
          <w:szCs w:val="18"/>
          <w:vertAlign w:val="superscript"/>
        </w:rPr>
        <w:t xml:space="preserve"> </w:t>
      </w:r>
      <w:r w:rsidRPr="000746E9">
        <w:rPr>
          <w:sz w:val="18"/>
          <w:szCs w:val="18"/>
        </w:rPr>
        <w:t>The percentage</w:t>
      </w:r>
      <w:r>
        <w:rPr>
          <w:sz w:val="18"/>
          <w:szCs w:val="18"/>
        </w:rPr>
        <w:t>s are</w:t>
      </w:r>
      <w:r w:rsidRPr="000746E9">
        <w:rPr>
          <w:sz w:val="18"/>
          <w:szCs w:val="18"/>
        </w:rPr>
        <w:t xml:space="preserve"> based on durometer </w:t>
      </w:r>
      <w:r w:rsidRPr="001E5898">
        <w:rPr>
          <w:sz w:val="18"/>
          <w:szCs w:val="18"/>
        </w:rPr>
        <w:t xml:space="preserve">readings </w:t>
      </w:r>
      <w:r w:rsidRPr="001E5898">
        <w:rPr>
          <w:sz w:val="18"/>
          <w:szCs w:val="18"/>
          <w:lang w:val="en-CA"/>
        </w:rPr>
        <w:t>&lt;</w:t>
      </w:r>
      <w:r w:rsidR="001E5898" w:rsidRPr="001E5898">
        <w:rPr>
          <w:sz w:val="18"/>
          <w:szCs w:val="18"/>
          <w:lang w:val="en-CA"/>
        </w:rPr>
        <w:t xml:space="preserve"> </w:t>
      </w:r>
      <w:r w:rsidRPr="001E5898">
        <w:rPr>
          <w:sz w:val="18"/>
          <w:szCs w:val="18"/>
          <w:lang w:val="en-CA"/>
        </w:rPr>
        <w:t>72</w:t>
      </w:r>
      <w:r w:rsidRPr="001E5898">
        <w:rPr>
          <w:sz w:val="18"/>
          <w:szCs w:val="18"/>
        </w:rPr>
        <w:t>. Catches</w:t>
      </w:r>
      <w:r w:rsidRPr="000746E9">
        <w:rPr>
          <w:sz w:val="18"/>
          <w:szCs w:val="18"/>
        </w:rPr>
        <w:t xml:space="preserve"> are defined as male crab</w:t>
      </w:r>
      <w:r>
        <w:rPr>
          <w:sz w:val="18"/>
          <w:szCs w:val="18"/>
        </w:rPr>
        <w:t>s</w:t>
      </w:r>
      <w:r w:rsidRPr="000746E9">
        <w:rPr>
          <w:sz w:val="18"/>
          <w:szCs w:val="18"/>
        </w:rPr>
        <w:t xml:space="preserve"> of all sizes.</w:t>
      </w:r>
      <w:r w:rsidR="002B0EB6" w:rsidRPr="000746E9">
        <w:rPr>
          <w:rFonts w:cs="Arial"/>
          <w:position w:val="-20"/>
          <w:sz w:val="18"/>
          <w:szCs w:val="18"/>
        </w:rPr>
        <w:br/>
      </w:r>
      <w:r w:rsidR="00FB211C">
        <w:rPr>
          <w:rFonts w:cs="Arial"/>
          <w:position w:val="-20"/>
          <w:sz w:val="18"/>
          <w:szCs w:val="18"/>
          <w:vertAlign w:val="superscript"/>
        </w:rPr>
        <w:t>3</w:t>
      </w:r>
      <w:r w:rsidR="002B0EB6" w:rsidRPr="000746E9">
        <w:rPr>
          <w:rFonts w:cs="Arial"/>
          <w:position w:val="-20"/>
          <w:sz w:val="18"/>
          <w:szCs w:val="18"/>
        </w:rPr>
        <w:t xml:space="preserve"> Total number of sectors was changed from 4 to 9 in 2009.</w:t>
      </w:r>
    </w:p>
    <w:p w14:paraId="4A2F2080" w14:textId="198857FF" w:rsidR="003027CC" w:rsidRPr="00B66842" w:rsidRDefault="003027CC" w:rsidP="002B0EB6">
      <w:pPr>
        <w:pStyle w:val="BodyText"/>
      </w:pPr>
      <w:r w:rsidRPr="009B28EB">
        <w:t xml:space="preserve">The </w:t>
      </w:r>
      <w:r w:rsidR="00F918A1">
        <w:t>2020</w:t>
      </w:r>
      <w:r w:rsidRPr="009B28EB">
        <w:t xml:space="preserve"> landings </w:t>
      </w:r>
      <w:r w:rsidR="00F918A1">
        <w:t>in Area 12E were</w:t>
      </w:r>
      <w:r w:rsidR="006D07A1" w:rsidRPr="009B28EB">
        <w:t xml:space="preserve"> </w:t>
      </w:r>
      <w:r w:rsidR="00F918A1">
        <w:t>23</w:t>
      </w:r>
      <w:r w:rsidR="00AA513D">
        <w:t>4</w:t>
      </w:r>
      <w:r w:rsidR="00C93632">
        <w:t xml:space="preserve"> t</w:t>
      </w:r>
      <w:r w:rsidR="00533636" w:rsidRPr="009B28EB">
        <w:t xml:space="preserve"> </w:t>
      </w:r>
      <w:r w:rsidR="00533636" w:rsidRPr="009B28EB">
        <w:rPr>
          <w:color w:val="000000" w:themeColor="text1"/>
        </w:rPr>
        <w:t>from a</w:t>
      </w:r>
      <w:r w:rsidR="002E116E" w:rsidRPr="009B28EB">
        <w:rPr>
          <w:color w:val="000000" w:themeColor="text1"/>
        </w:rPr>
        <w:t xml:space="preserve"> </w:t>
      </w:r>
      <w:r w:rsidR="004F0879" w:rsidRPr="009B28EB">
        <w:rPr>
          <w:color w:val="000000" w:themeColor="text1"/>
        </w:rPr>
        <w:t xml:space="preserve">revised </w:t>
      </w:r>
      <w:r w:rsidR="00F918A1">
        <w:t>quota of 238</w:t>
      </w:r>
      <w:r w:rsidRPr="009B28EB">
        <w:t xml:space="preserve"> t (Tables 1</w:t>
      </w:r>
      <w:r w:rsidR="002B0EB6">
        <w:t xml:space="preserve"> and</w:t>
      </w:r>
      <w:r w:rsidRPr="009B28EB">
        <w:t xml:space="preserve"> 4; Figure 2). </w:t>
      </w:r>
      <w:r w:rsidR="001E44E3" w:rsidRPr="009B28EB">
        <w:t>The fishing effort in Area 12E has varied from 1,</w:t>
      </w:r>
      <w:r w:rsidR="00583FB3" w:rsidRPr="009B28EB">
        <w:t>825</w:t>
      </w:r>
      <w:r w:rsidR="001E44E3" w:rsidRPr="009B28EB">
        <w:t xml:space="preserve"> to </w:t>
      </w:r>
      <w:r w:rsidR="00583FB3" w:rsidRPr="009B28EB">
        <w:t>10</w:t>
      </w:r>
      <w:r w:rsidR="001E44E3" w:rsidRPr="009B28EB">
        <w:t>,</w:t>
      </w:r>
      <w:r w:rsidR="00583FB3" w:rsidRPr="009B28EB">
        <w:t>074</w:t>
      </w:r>
      <w:r w:rsidR="001E44E3" w:rsidRPr="009B28EB">
        <w:t xml:space="preserve"> </w:t>
      </w:r>
      <w:r w:rsidR="00F918A1">
        <w:t>trap hauls between 1995 and 2020</w:t>
      </w:r>
      <w:r w:rsidR="001E44E3" w:rsidRPr="009B28EB">
        <w:t>, with the lowest effort in 2010 and the highest effort in 200</w:t>
      </w:r>
      <w:r w:rsidR="00583FB3" w:rsidRPr="009B28EB">
        <w:t>6</w:t>
      </w:r>
      <w:r w:rsidR="00F40351">
        <w:t xml:space="preserve"> (H</w:t>
      </w:r>
      <w:proofErr w:type="spellStart"/>
      <w:r w:rsidR="00F40351" w:rsidRPr="00F40351">
        <w:rPr>
          <w:lang w:val="en-CA"/>
        </w:rPr>
        <w:t>ébert</w:t>
      </w:r>
      <w:proofErr w:type="spellEnd"/>
      <w:r w:rsidR="00F40351" w:rsidRPr="00F40351">
        <w:rPr>
          <w:lang w:val="en-CA"/>
        </w:rPr>
        <w:t xml:space="preserve"> et al. </w:t>
      </w:r>
      <w:r w:rsidR="00843F18">
        <w:rPr>
          <w:lang w:val="en-CA"/>
        </w:rPr>
        <w:t>2020</w:t>
      </w:r>
      <w:r w:rsidR="00F40351">
        <w:rPr>
          <w:lang w:val="en-CA"/>
        </w:rPr>
        <w:t>)</w:t>
      </w:r>
      <w:r w:rsidR="001E44E3" w:rsidRPr="009B28EB">
        <w:t xml:space="preserve">. </w:t>
      </w:r>
      <w:r w:rsidRPr="009B28EB">
        <w:t>The fishing effor</w:t>
      </w:r>
      <w:r w:rsidR="00ED4653" w:rsidRPr="009B28EB">
        <w:t>t in Area 12E</w:t>
      </w:r>
      <w:r w:rsidR="00F918A1">
        <w:t xml:space="preserve"> in</w:t>
      </w:r>
      <w:r w:rsidRPr="009B28EB">
        <w:t xml:space="preserve">creased from </w:t>
      </w:r>
      <w:r w:rsidR="00F918A1">
        <w:t>3,415</w:t>
      </w:r>
      <w:r w:rsidR="006D07A1" w:rsidRPr="009B28EB">
        <w:t xml:space="preserve"> </w:t>
      </w:r>
      <w:r w:rsidR="00ED4653" w:rsidRPr="009B28EB">
        <w:t>trap hauls in 201</w:t>
      </w:r>
      <w:r w:rsidR="00F918A1">
        <w:t>9</w:t>
      </w:r>
      <w:r w:rsidRPr="009B28EB">
        <w:t xml:space="preserve"> to </w:t>
      </w:r>
      <w:r w:rsidR="00F918A1">
        <w:t>5,098 trap hauls in 2020.</w:t>
      </w:r>
    </w:p>
    <w:p w14:paraId="0CFEABDD" w14:textId="127A0D8F" w:rsidR="003027CC" w:rsidRPr="00B66842" w:rsidRDefault="003027CC" w:rsidP="002B0EB6">
      <w:pPr>
        <w:pStyle w:val="Caption-Table"/>
      </w:pPr>
      <w:r w:rsidRPr="00B66842">
        <w:t xml:space="preserve">Table 4. </w:t>
      </w:r>
      <w:r w:rsidR="005B7224">
        <w:t>Q</w:t>
      </w:r>
      <w:r w:rsidR="005B7224" w:rsidRPr="00B66842">
        <w:t xml:space="preserve">uota and </w:t>
      </w:r>
      <w:r w:rsidR="005B7224" w:rsidRPr="007C2DD5">
        <w:t>landings (tonnes; t), catch</w:t>
      </w:r>
      <w:r w:rsidR="005B7224">
        <w:t xml:space="preserve"> per unit of effort (CPUE; kg/trap-haul), </w:t>
      </w:r>
      <w:r w:rsidR="005B7224" w:rsidRPr="00B66842">
        <w:t>fishing effort (trap hauls)</w:t>
      </w:r>
      <w:r w:rsidR="005B7224">
        <w:t>,</w:t>
      </w:r>
      <w:r w:rsidR="005B7224" w:rsidRPr="00B66842">
        <w:t xml:space="preserve"> </w:t>
      </w:r>
      <w:r w:rsidR="005B7224">
        <w:t xml:space="preserve">soft-shelled crab percentages, and associated closed grids </w:t>
      </w:r>
      <w:r w:rsidR="005B7224" w:rsidRPr="00B66842">
        <w:t>for the snow crab fishery in Area 12</w:t>
      </w:r>
      <w:r w:rsidR="00F918A1">
        <w:t>E, 2012 to 2020</w:t>
      </w:r>
      <w:r w:rsidR="005B7224" w:rsidRPr="00B66842">
        <w:t>.</w:t>
      </w:r>
    </w:p>
    <w:tbl>
      <w:tblPr>
        <w:tblW w:w="9297"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823"/>
      </w:tblGrid>
      <w:tr w:rsidR="00F918A1" w:rsidRPr="00266F16" w14:paraId="15975B26" w14:textId="77777777" w:rsidTr="0073487A">
        <w:trPr>
          <w:cantSplit/>
          <w:tblHeader/>
        </w:trPr>
        <w:tc>
          <w:tcPr>
            <w:tcW w:w="1890" w:type="dxa"/>
            <w:tcBorders>
              <w:top w:val="single" w:sz="12" w:space="0" w:color="auto"/>
              <w:bottom w:val="single" w:sz="4" w:space="0" w:color="auto"/>
            </w:tcBorders>
          </w:tcPr>
          <w:p w14:paraId="2113FD34" w14:textId="77777777" w:rsidR="00F918A1" w:rsidRPr="00E83F4C" w:rsidRDefault="00F918A1" w:rsidP="00F918A1">
            <w:pPr>
              <w:rPr>
                <w:rFonts w:cs="Arial"/>
                <w:sz w:val="18"/>
                <w:szCs w:val="18"/>
              </w:rPr>
            </w:pPr>
            <w:r w:rsidRPr="00E83F4C">
              <w:rPr>
                <w:rFonts w:cs="Arial"/>
                <w:sz w:val="18"/>
                <w:szCs w:val="18"/>
              </w:rPr>
              <w:t>Fishery descriptor</w:t>
            </w:r>
          </w:p>
        </w:tc>
        <w:tc>
          <w:tcPr>
            <w:tcW w:w="823" w:type="dxa"/>
            <w:tcBorders>
              <w:top w:val="single" w:sz="12" w:space="0" w:color="auto"/>
              <w:bottom w:val="single" w:sz="4" w:space="0" w:color="auto"/>
            </w:tcBorders>
          </w:tcPr>
          <w:p w14:paraId="46D6F4BC" w14:textId="4AFEBEBF" w:rsidR="00F918A1" w:rsidRPr="00E83F4C" w:rsidRDefault="00F918A1" w:rsidP="00F918A1">
            <w:pPr>
              <w:jc w:val="center"/>
              <w:rPr>
                <w:rFonts w:cs="Arial"/>
                <w:sz w:val="18"/>
                <w:szCs w:val="18"/>
              </w:rPr>
            </w:pPr>
            <w:r w:rsidRPr="00E83F4C">
              <w:rPr>
                <w:rFonts w:cs="Arial"/>
                <w:sz w:val="18"/>
                <w:szCs w:val="18"/>
              </w:rPr>
              <w:t>2012</w:t>
            </w:r>
          </w:p>
        </w:tc>
        <w:tc>
          <w:tcPr>
            <w:tcW w:w="823" w:type="dxa"/>
            <w:tcBorders>
              <w:top w:val="single" w:sz="12" w:space="0" w:color="auto"/>
              <w:bottom w:val="single" w:sz="4" w:space="0" w:color="auto"/>
            </w:tcBorders>
          </w:tcPr>
          <w:p w14:paraId="3F779F0C" w14:textId="5599BA6F" w:rsidR="00F918A1" w:rsidRPr="00E83F4C" w:rsidRDefault="00F918A1" w:rsidP="00F918A1">
            <w:pPr>
              <w:jc w:val="center"/>
              <w:rPr>
                <w:rFonts w:cs="Arial"/>
                <w:sz w:val="18"/>
                <w:szCs w:val="18"/>
              </w:rPr>
            </w:pPr>
            <w:r w:rsidRPr="00E83F4C">
              <w:rPr>
                <w:rFonts w:cs="Arial"/>
                <w:sz w:val="18"/>
                <w:szCs w:val="18"/>
              </w:rPr>
              <w:t>2013</w:t>
            </w:r>
          </w:p>
        </w:tc>
        <w:tc>
          <w:tcPr>
            <w:tcW w:w="823" w:type="dxa"/>
            <w:tcBorders>
              <w:top w:val="single" w:sz="12" w:space="0" w:color="auto"/>
              <w:bottom w:val="single" w:sz="4" w:space="0" w:color="auto"/>
            </w:tcBorders>
          </w:tcPr>
          <w:p w14:paraId="6B1D6586" w14:textId="5038E74A" w:rsidR="00F918A1" w:rsidRPr="00E83F4C" w:rsidRDefault="00F918A1" w:rsidP="00F918A1">
            <w:pPr>
              <w:jc w:val="center"/>
              <w:rPr>
                <w:rFonts w:cs="Arial"/>
                <w:sz w:val="18"/>
                <w:szCs w:val="18"/>
              </w:rPr>
            </w:pPr>
            <w:r w:rsidRPr="00E83F4C">
              <w:rPr>
                <w:rFonts w:cs="Arial"/>
                <w:sz w:val="18"/>
                <w:szCs w:val="18"/>
              </w:rPr>
              <w:t>2014</w:t>
            </w:r>
          </w:p>
        </w:tc>
        <w:tc>
          <w:tcPr>
            <w:tcW w:w="823" w:type="dxa"/>
            <w:tcBorders>
              <w:top w:val="single" w:sz="12" w:space="0" w:color="auto"/>
              <w:bottom w:val="single" w:sz="4" w:space="0" w:color="auto"/>
            </w:tcBorders>
          </w:tcPr>
          <w:p w14:paraId="61CCC189" w14:textId="5A8A84AB" w:rsidR="00F918A1" w:rsidRPr="00E83F4C" w:rsidRDefault="00F918A1" w:rsidP="00F918A1">
            <w:pPr>
              <w:jc w:val="center"/>
              <w:rPr>
                <w:rFonts w:cs="Arial"/>
                <w:sz w:val="18"/>
                <w:szCs w:val="18"/>
              </w:rPr>
            </w:pPr>
            <w:r w:rsidRPr="00E83F4C">
              <w:rPr>
                <w:rFonts w:cs="Arial"/>
                <w:sz w:val="18"/>
                <w:szCs w:val="18"/>
              </w:rPr>
              <w:t>2015</w:t>
            </w:r>
          </w:p>
        </w:tc>
        <w:tc>
          <w:tcPr>
            <w:tcW w:w="823" w:type="dxa"/>
            <w:tcBorders>
              <w:top w:val="single" w:sz="12" w:space="0" w:color="auto"/>
              <w:bottom w:val="single" w:sz="4" w:space="0" w:color="auto"/>
            </w:tcBorders>
          </w:tcPr>
          <w:p w14:paraId="0729885A" w14:textId="06796F79" w:rsidR="00F918A1" w:rsidRPr="00E83F4C" w:rsidRDefault="00F918A1" w:rsidP="00F918A1">
            <w:pPr>
              <w:jc w:val="center"/>
              <w:rPr>
                <w:rFonts w:cs="Arial"/>
                <w:sz w:val="18"/>
                <w:szCs w:val="18"/>
              </w:rPr>
            </w:pPr>
            <w:r w:rsidRPr="009B28EB">
              <w:rPr>
                <w:rFonts w:cs="Arial"/>
                <w:sz w:val="18"/>
                <w:szCs w:val="18"/>
              </w:rPr>
              <w:t>2016</w:t>
            </w:r>
          </w:p>
        </w:tc>
        <w:tc>
          <w:tcPr>
            <w:tcW w:w="823" w:type="dxa"/>
            <w:tcBorders>
              <w:top w:val="single" w:sz="12" w:space="0" w:color="auto"/>
              <w:bottom w:val="single" w:sz="4" w:space="0" w:color="auto"/>
            </w:tcBorders>
          </w:tcPr>
          <w:p w14:paraId="5F60A788" w14:textId="13CD17EF" w:rsidR="00F918A1" w:rsidRPr="00E83F4C" w:rsidRDefault="00F918A1" w:rsidP="00F918A1">
            <w:pPr>
              <w:jc w:val="center"/>
              <w:rPr>
                <w:rFonts w:cs="Arial"/>
                <w:sz w:val="18"/>
                <w:szCs w:val="18"/>
              </w:rPr>
            </w:pPr>
            <w:r>
              <w:rPr>
                <w:rFonts w:cs="Arial"/>
                <w:sz w:val="18"/>
                <w:szCs w:val="18"/>
              </w:rPr>
              <w:t>2017</w:t>
            </w:r>
          </w:p>
        </w:tc>
        <w:tc>
          <w:tcPr>
            <w:tcW w:w="823" w:type="dxa"/>
            <w:tcBorders>
              <w:top w:val="single" w:sz="12" w:space="0" w:color="auto"/>
              <w:bottom w:val="single" w:sz="4" w:space="0" w:color="auto"/>
            </w:tcBorders>
          </w:tcPr>
          <w:p w14:paraId="1A07E726" w14:textId="4F71D1B6" w:rsidR="00F918A1" w:rsidRPr="00E83F4C" w:rsidRDefault="00F918A1" w:rsidP="00F918A1">
            <w:pPr>
              <w:jc w:val="center"/>
              <w:rPr>
                <w:rFonts w:cs="Arial"/>
                <w:sz w:val="18"/>
                <w:szCs w:val="18"/>
              </w:rPr>
            </w:pPr>
            <w:r>
              <w:rPr>
                <w:rFonts w:cs="Arial"/>
                <w:sz w:val="18"/>
                <w:szCs w:val="18"/>
              </w:rPr>
              <w:t>2018</w:t>
            </w:r>
          </w:p>
        </w:tc>
        <w:tc>
          <w:tcPr>
            <w:tcW w:w="823" w:type="dxa"/>
            <w:tcBorders>
              <w:top w:val="single" w:sz="12" w:space="0" w:color="auto"/>
              <w:bottom w:val="single" w:sz="4" w:space="0" w:color="auto"/>
            </w:tcBorders>
          </w:tcPr>
          <w:p w14:paraId="3C3B4F02" w14:textId="45731461" w:rsidR="00F918A1" w:rsidRPr="00E83F4C" w:rsidRDefault="00F918A1" w:rsidP="00F918A1">
            <w:pPr>
              <w:jc w:val="center"/>
              <w:rPr>
                <w:rFonts w:cs="Arial"/>
                <w:sz w:val="18"/>
                <w:szCs w:val="18"/>
              </w:rPr>
            </w:pPr>
            <w:r>
              <w:rPr>
                <w:rFonts w:cs="Arial"/>
                <w:sz w:val="18"/>
                <w:szCs w:val="18"/>
              </w:rPr>
              <w:t>2019</w:t>
            </w:r>
          </w:p>
        </w:tc>
        <w:tc>
          <w:tcPr>
            <w:tcW w:w="823" w:type="dxa"/>
            <w:tcBorders>
              <w:top w:val="single" w:sz="12" w:space="0" w:color="auto"/>
              <w:bottom w:val="single" w:sz="4" w:space="0" w:color="auto"/>
            </w:tcBorders>
          </w:tcPr>
          <w:p w14:paraId="16E5650C" w14:textId="706E5DEE" w:rsidR="00F918A1" w:rsidRPr="00E83F4C" w:rsidRDefault="00F918A1" w:rsidP="00F918A1">
            <w:pPr>
              <w:jc w:val="center"/>
              <w:rPr>
                <w:rFonts w:cs="Arial"/>
                <w:sz w:val="18"/>
                <w:szCs w:val="18"/>
              </w:rPr>
            </w:pPr>
            <w:r>
              <w:rPr>
                <w:rFonts w:cs="Arial"/>
                <w:sz w:val="18"/>
                <w:szCs w:val="18"/>
              </w:rPr>
              <w:t>2020</w:t>
            </w:r>
          </w:p>
        </w:tc>
      </w:tr>
      <w:tr w:rsidR="00F918A1" w:rsidRPr="00266F16" w14:paraId="5BEBFE85" w14:textId="77777777" w:rsidTr="00DA5EA7">
        <w:trPr>
          <w:cantSplit/>
          <w:trHeight w:val="336"/>
        </w:trPr>
        <w:tc>
          <w:tcPr>
            <w:tcW w:w="1890" w:type="dxa"/>
            <w:tcBorders>
              <w:top w:val="single" w:sz="4" w:space="0" w:color="auto"/>
              <w:bottom w:val="single" w:sz="4" w:space="0" w:color="BFBFBF" w:themeColor="background1" w:themeShade="BF"/>
            </w:tcBorders>
            <w:vAlign w:val="center"/>
          </w:tcPr>
          <w:p w14:paraId="6A907D0B" w14:textId="222D72F8" w:rsidR="00F918A1" w:rsidRPr="00E83F4C" w:rsidRDefault="00F918A1" w:rsidP="00F918A1">
            <w:pPr>
              <w:keepNext/>
              <w:suppressAutoHyphens/>
              <w:spacing w:before="40" w:after="40"/>
              <w:ind w:right="-720"/>
              <w:rPr>
                <w:rFonts w:cs="Arial"/>
                <w:sz w:val="18"/>
                <w:szCs w:val="18"/>
              </w:rPr>
            </w:pPr>
            <w:r>
              <w:rPr>
                <w:rFonts w:cs="Arial"/>
                <w:sz w:val="18"/>
                <w:szCs w:val="18"/>
              </w:rPr>
              <w:t>Q</w:t>
            </w:r>
            <w:r w:rsidRPr="00E83F4C">
              <w:rPr>
                <w:rFonts w:cs="Arial"/>
                <w:sz w:val="18"/>
                <w:szCs w:val="18"/>
              </w:rPr>
              <w:t>uota (t)</w:t>
            </w:r>
            <w:r w:rsidRPr="00E83F4C">
              <w:rPr>
                <w:rFonts w:cs="Arial"/>
                <w:sz w:val="18"/>
                <w:szCs w:val="18"/>
                <w:vertAlign w:val="superscript"/>
              </w:rPr>
              <w:t xml:space="preserve"> 1</w:t>
            </w:r>
          </w:p>
        </w:tc>
        <w:tc>
          <w:tcPr>
            <w:tcW w:w="823" w:type="dxa"/>
            <w:tcBorders>
              <w:top w:val="single" w:sz="4" w:space="0" w:color="auto"/>
            </w:tcBorders>
            <w:vAlign w:val="center"/>
          </w:tcPr>
          <w:p w14:paraId="65B6B543" w14:textId="59C78DD9" w:rsidR="00F918A1" w:rsidRPr="00E83F4C" w:rsidRDefault="00F918A1" w:rsidP="00F918A1">
            <w:pPr>
              <w:jc w:val="center"/>
              <w:rPr>
                <w:rFonts w:cs="Arial"/>
                <w:sz w:val="18"/>
                <w:szCs w:val="18"/>
              </w:rPr>
            </w:pPr>
            <w:r w:rsidRPr="00E83F4C">
              <w:rPr>
                <w:rFonts w:cs="Arial"/>
                <w:sz w:val="18"/>
                <w:szCs w:val="18"/>
              </w:rPr>
              <w:t>251</w:t>
            </w:r>
          </w:p>
        </w:tc>
        <w:tc>
          <w:tcPr>
            <w:tcW w:w="823" w:type="dxa"/>
            <w:tcBorders>
              <w:top w:val="single" w:sz="4" w:space="0" w:color="auto"/>
            </w:tcBorders>
            <w:vAlign w:val="center"/>
          </w:tcPr>
          <w:p w14:paraId="2D54B990" w14:textId="3C19FF1C" w:rsidR="00F918A1" w:rsidRPr="00E83F4C" w:rsidRDefault="00F918A1" w:rsidP="00F918A1">
            <w:pPr>
              <w:jc w:val="center"/>
              <w:rPr>
                <w:rFonts w:cs="Arial"/>
                <w:sz w:val="18"/>
                <w:szCs w:val="18"/>
              </w:rPr>
            </w:pPr>
            <w:r w:rsidRPr="00E83F4C">
              <w:rPr>
                <w:rFonts w:cs="Arial"/>
                <w:sz w:val="18"/>
                <w:szCs w:val="18"/>
              </w:rPr>
              <w:t>204</w:t>
            </w:r>
          </w:p>
        </w:tc>
        <w:tc>
          <w:tcPr>
            <w:tcW w:w="823" w:type="dxa"/>
            <w:tcBorders>
              <w:top w:val="single" w:sz="4" w:space="0" w:color="auto"/>
            </w:tcBorders>
            <w:vAlign w:val="center"/>
          </w:tcPr>
          <w:p w14:paraId="265F8435" w14:textId="1CA42164" w:rsidR="00F918A1" w:rsidRPr="00E83F4C" w:rsidRDefault="00F918A1" w:rsidP="00F918A1">
            <w:pPr>
              <w:jc w:val="center"/>
              <w:rPr>
                <w:rFonts w:cs="Arial"/>
                <w:sz w:val="18"/>
                <w:szCs w:val="18"/>
              </w:rPr>
            </w:pPr>
            <w:r w:rsidRPr="00E83F4C">
              <w:rPr>
                <w:rFonts w:cs="Arial"/>
                <w:sz w:val="18"/>
                <w:szCs w:val="18"/>
              </w:rPr>
              <w:t>170</w:t>
            </w:r>
          </w:p>
        </w:tc>
        <w:tc>
          <w:tcPr>
            <w:tcW w:w="823" w:type="dxa"/>
            <w:tcBorders>
              <w:top w:val="single" w:sz="4" w:space="0" w:color="auto"/>
            </w:tcBorders>
            <w:vAlign w:val="center"/>
          </w:tcPr>
          <w:p w14:paraId="395FB641" w14:textId="5AC231BC" w:rsidR="00F918A1" w:rsidRPr="00E83F4C" w:rsidRDefault="00F918A1" w:rsidP="00F918A1">
            <w:pPr>
              <w:jc w:val="center"/>
              <w:rPr>
                <w:rFonts w:cs="Arial"/>
                <w:sz w:val="18"/>
                <w:szCs w:val="18"/>
              </w:rPr>
            </w:pPr>
            <w:r w:rsidRPr="00E83F4C">
              <w:rPr>
                <w:rFonts w:cs="Arial"/>
                <w:sz w:val="18"/>
                <w:szCs w:val="18"/>
              </w:rPr>
              <w:t>189</w:t>
            </w:r>
          </w:p>
        </w:tc>
        <w:tc>
          <w:tcPr>
            <w:tcW w:w="823" w:type="dxa"/>
            <w:tcBorders>
              <w:top w:val="single" w:sz="4" w:space="0" w:color="auto"/>
            </w:tcBorders>
            <w:vAlign w:val="center"/>
          </w:tcPr>
          <w:p w14:paraId="27DF9CA7" w14:textId="43D56599" w:rsidR="00F918A1" w:rsidRPr="00E83F4C" w:rsidRDefault="00F918A1" w:rsidP="00F918A1">
            <w:pPr>
              <w:jc w:val="center"/>
              <w:rPr>
                <w:rFonts w:cs="Arial"/>
                <w:sz w:val="18"/>
                <w:szCs w:val="18"/>
              </w:rPr>
            </w:pPr>
            <w:r w:rsidRPr="009B28EB">
              <w:rPr>
                <w:rFonts w:cs="Arial"/>
                <w:sz w:val="18"/>
                <w:szCs w:val="18"/>
              </w:rPr>
              <w:t>144</w:t>
            </w:r>
          </w:p>
        </w:tc>
        <w:tc>
          <w:tcPr>
            <w:tcW w:w="823" w:type="dxa"/>
            <w:tcBorders>
              <w:top w:val="single" w:sz="4" w:space="0" w:color="auto"/>
            </w:tcBorders>
            <w:vAlign w:val="center"/>
          </w:tcPr>
          <w:p w14:paraId="48897F9E" w14:textId="6DA45159" w:rsidR="00F918A1" w:rsidRPr="00E83F4C" w:rsidRDefault="00F918A1" w:rsidP="00F918A1">
            <w:pPr>
              <w:jc w:val="center"/>
              <w:rPr>
                <w:rFonts w:cs="Arial"/>
                <w:sz w:val="18"/>
                <w:szCs w:val="18"/>
              </w:rPr>
            </w:pPr>
            <w:r>
              <w:rPr>
                <w:rFonts w:cs="Arial"/>
                <w:sz w:val="18"/>
                <w:szCs w:val="18"/>
              </w:rPr>
              <w:t>199</w:t>
            </w:r>
          </w:p>
        </w:tc>
        <w:tc>
          <w:tcPr>
            <w:tcW w:w="823" w:type="dxa"/>
            <w:tcBorders>
              <w:top w:val="single" w:sz="4" w:space="0" w:color="auto"/>
            </w:tcBorders>
            <w:vAlign w:val="center"/>
          </w:tcPr>
          <w:p w14:paraId="5DF1BF24" w14:textId="2D369F55" w:rsidR="00F918A1" w:rsidRPr="00E83F4C" w:rsidRDefault="00F918A1" w:rsidP="00F918A1">
            <w:pPr>
              <w:jc w:val="center"/>
              <w:rPr>
                <w:rFonts w:cs="Arial"/>
                <w:sz w:val="18"/>
                <w:szCs w:val="18"/>
              </w:rPr>
            </w:pPr>
            <w:r>
              <w:rPr>
                <w:rFonts w:cs="Arial"/>
                <w:sz w:val="18"/>
                <w:szCs w:val="18"/>
              </w:rPr>
              <w:t>266</w:t>
            </w:r>
          </w:p>
        </w:tc>
        <w:tc>
          <w:tcPr>
            <w:tcW w:w="823" w:type="dxa"/>
            <w:tcBorders>
              <w:top w:val="single" w:sz="4" w:space="0" w:color="auto"/>
            </w:tcBorders>
            <w:vAlign w:val="center"/>
          </w:tcPr>
          <w:p w14:paraId="1E3EB3C1" w14:textId="345115C4" w:rsidR="00F918A1" w:rsidRPr="00E83F4C" w:rsidRDefault="00F918A1" w:rsidP="00F918A1">
            <w:pPr>
              <w:jc w:val="center"/>
              <w:rPr>
                <w:rFonts w:cs="Arial"/>
                <w:sz w:val="18"/>
                <w:szCs w:val="18"/>
              </w:rPr>
            </w:pPr>
            <w:r>
              <w:rPr>
                <w:rFonts w:cs="Arial"/>
                <w:sz w:val="18"/>
                <w:szCs w:val="18"/>
              </w:rPr>
              <w:t>217</w:t>
            </w:r>
          </w:p>
        </w:tc>
        <w:tc>
          <w:tcPr>
            <w:tcW w:w="823" w:type="dxa"/>
            <w:tcBorders>
              <w:top w:val="single" w:sz="4" w:space="0" w:color="auto"/>
            </w:tcBorders>
            <w:vAlign w:val="center"/>
          </w:tcPr>
          <w:p w14:paraId="441A10B2" w14:textId="584AD213" w:rsidR="00F918A1" w:rsidRPr="00E83F4C" w:rsidRDefault="00F918A1" w:rsidP="00F918A1">
            <w:pPr>
              <w:jc w:val="center"/>
              <w:rPr>
                <w:rFonts w:cs="Arial"/>
                <w:sz w:val="18"/>
                <w:szCs w:val="18"/>
              </w:rPr>
            </w:pPr>
            <w:r>
              <w:rPr>
                <w:rFonts w:cs="Arial"/>
                <w:sz w:val="18"/>
                <w:szCs w:val="18"/>
              </w:rPr>
              <w:t>238</w:t>
            </w:r>
          </w:p>
        </w:tc>
      </w:tr>
      <w:tr w:rsidR="00F918A1" w:rsidRPr="00266F16" w14:paraId="5828DEB7" w14:textId="77777777" w:rsidTr="00DA5EA7">
        <w:trPr>
          <w:cantSplit/>
          <w:trHeight w:val="336"/>
        </w:trPr>
        <w:tc>
          <w:tcPr>
            <w:tcW w:w="1890" w:type="dxa"/>
            <w:tcBorders>
              <w:top w:val="single" w:sz="4" w:space="0" w:color="BFBFBF" w:themeColor="background1" w:themeShade="BF"/>
              <w:bottom w:val="single" w:sz="4" w:space="0" w:color="BFBFBF" w:themeColor="background1" w:themeShade="BF"/>
            </w:tcBorders>
            <w:vAlign w:val="center"/>
          </w:tcPr>
          <w:p w14:paraId="07901221" w14:textId="77777777" w:rsidR="00F918A1" w:rsidRPr="00E83F4C" w:rsidRDefault="00F918A1" w:rsidP="00F918A1">
            <w:pPr>
              <w:keepNext/>
              <w:suppressAutoHyphens/>
              <w:spacing w:before="40" w:after="40"/>
              <w:ind w:right="-720"/>
              <w:rPr>
                <w:rFonts w:cs="Arial"/>
                <w:sz w:val="18"/>
                <w:szCs w:val="18"/>
              </w:rPr>
            </w:pPr>
            <w:r w:rsidRPr="00E83F4C">
              <w:rPr>
                <w:rFonts w:cs="Arial"/>
                <w:sz w:val="18"/>
                <w:szCs w:val="18"/>
              </w:rPr>
              <w:t>Landings (t)</w:t>
            </w:r>
          </w:p>
        </w:tc>
        <w:tc>
          <w:tcPr>
            <w:tcW w:w="823" w:type="dxa"/>
            <w:vAlign w:val="center"/>
          </w:tcPr>
          <w:p w14:paraId="3D579F5D" w14:textId="01E6B8A4" w:rsidR="00F918A1" w:rsidRPr="00E83F4C" w:rsidRDefault="00F918A1" w:rsidP="00F918A1">
            <w:pPr>
              <w:jc w:val="center"/>
              <w:rPr>
                <w:rFonts w:cs="Arial"/>
                <w:sz w:val="18"/>
                <w:szCs w:val="18"/>
              </w:rPr>
            </w:pPr>
            <w:r w:rsidRPr="00E83F4C">
              <w:rPr>
                <w:rFonts w:cs="Arial"/>
                <w:sz w:val="18"/>
                <w:szCs w:val="18"/>
              </w:rPr>
              <w:t>185</w:t>
            </w:r>
          </w:p>
        </w:tc>
        <w:tc>
          <w:tcPr>
            <w:tcW w:w="823" w:type="dxa"/>
            <w:vAlign w:val="center"/>
          </w:tcPr>
          <w:p w14:paraId="65898D72" w14:textId="19D4E846" w:rsidR="00F918A1" w:rsidRPr="00E83F4C" w:rsidRDefault="00F918A1" w:rsidP="00F918A1">
            <w:pPr>
              <w:jc w:val="center"/>
              <w:rPr>
                <w:rFonts w:cs="Arial"/>
                <w:sz w:val="18"/>
                <w:szCs w:val="18"/>
              </w:rPr>
            </w:pPr>
            <w:r w:rsidRPr="00E83F4C">
              <w:rPr>
                <w:rFonts w:cs="Arial"/>
                <w:sz w:val="18"/>
                <w:szCs w:val="18"/>
              </w:rPr>
              <w:t>204</w:t>
            </w:r>
          </w:p>
        </w:tc>
        <w:tc>
          <w:tcPr>
            <w:tcW w:w="823" w:type="dxa"/>
            <w:vAlign w:val="center"/>
          </w:tcPr>
          <w:p w14:paraId="6904465F" w14:textId="76AEA9A0" w:rsidR="00F918A1" w:rsidRPr="00E83F4C" w:rsidRDefault="00F918A1" w:rsidP="00F918A1">
            <w:pPr>
              <w:jc w:val="center"/>
              <w:rPr>
                <w:rFonts w:cs="Arial"/>
                <w:sz w:val="18"/>
                <w:szCs w:val="18"/>
              </w:rPr>
            </w:pPr>
            <w:r w:rsidRPr="00E83F4C">
              <w:rPr>
                <w:rFonts w:cs="Arial"/>
                <w:sz w:val="18"/>
                <w:szCs w:val="18"/>
              </w:rPr>
              <w:t>178</w:t>
            </w:r>
          </w:p>
        </w:tc>
        <w:tc>
          <w:tcPr>
            <w:tcW w:w="823" w:type="dxa"/>
            <w:vAlign w:val="center"/>
          </w:tcPr>
          <w:p w14:paraId="640CA34B" w14:textId="2D98DAA5" w:rsidR="00F918A1" w:rsidRPr="00E83F4C" w:rsidRDefault="00F918A1" w:rsidP="00F918A1">
            <w:pPr>
              <w:jc w:val="center"/>
              <w:rPr>
                <w:rFonts w:cs="Arial"/>
                <w:sz w:val="18"/>
                <w:szCs w:val="18"/>
              </w:rPr>
            </w:pPr>
            <w:r w:rsidRPr="00E83F4C">
              <w:rPr>
                <w:rFonts w:cs="Arial"/>
                <w:sz w:val="18"/>
                <w:szCs w:val="18"/>
              </w:rPr>
              <w:t>192</w:t>
            </w:r>
          </w:p>
        </w:tc>
        <w:tc>
          <w:tcPr>
            <w:tcW w:w="823" w:type="dxa"/>
            <w:vAlign w:val="center"/>
          </w:tcPr>
          <w:p w14:paraId="53E16CF4" w14:textId="55455619" w:rsidR="00F918A1" w:rsidRPr="00E83F4C" w:rsidRDefault="00F918A1" w:rsidP="00F918A1">
            <w:pPr>
              <w:jc w:val="center"/>
              <w:rPr>
                <w:rFonts w:cs="Arial"/>
                <w:sz w:val="18"/>
                <w:szCs w:val="18"/>
              </w:rPr>
            </w:pPr>
            <w:r>
              <w:rPr>
                <w:rFonts w:cs="Arial"/>
                <w:sz w:val="18"/>
                <w:szCs w:val="18"/>
              </w:rPr>
              <w:t>144</w:t>
            </w:r>
          </w:p>
        </w:tc>
        <w:tc>
          <w:tcPr>
            <w:tcW w:w="823" w:type="dxa"/>
            <w:vAlign w:val="center"/>
          </w:tcPr>
          <w:p w14:paraId="0A1DBE63" w14:textId="36007E89" w:rsidR="00F918A1" w:rsidRPr="00E83F4C" w:rsidRDefault="00F918A1" w:rsidP="00F918A1">
            <w:pPr>
              <w:jc w:val="center"/>
              <w:rPr>
                <w:rFonts w:cs="Arial"/>
                <w:sz w:val="18"/>
                <w:szCs w:val="18"/>
              </w:rPr>
            </w:pPr>
            <w:r>
              <w:rPr>
                <w:rFonts w:cs="Arial"/>
                <w:sz w:val="18"/>
                <w:szCs w:val="18"/>
              </w:rPr>
              <w:t>203</w:t>
            </w:r>
          </w:p>
        </w:tc>
        <w:tc>
          <w:tcPr>
            <w:tcW w:w="823" w:type="dxa"/>
            <w:vAlign w:val="center"/>
          </w:tcPr>
          <w:p w14:paraId="321D851A" w14:textId="2DF9D587" w:rsidR="00F918A1" w:rsidRPr="00E83F4C" w:rsidRDefault="00F918A1" w:rsidP="00F918A1">
            <w:pPr>
              <w:jc w:val="center"/>
              <w:rPr>
                <w:rFonts w:cs="Arial"/>
                <w:sz w:val="18"/>
                <w:szCs w:val="18"/>
              </w:rPr>
            </w:pPr>
            <w:r>
              <w:rPr>
                <w:rFonts w:cs="Arial"/>
                <w:sz w:val="18"/>
                <w:szCs w:val="18"/>
              </w:rPr>
              <w:t>260</w:t>
            </w:r>
          </w:p>
        </w:tc>
        <w:tc>
          <w:tcPr>
            <w:tcW w:w="823" w:type="dxa"/>
            <w:vAlign w:val="center"/>
          </w:tcPr>
          <w:p w14:paraId="31880592" w14:textId="56044BBB" w:rsidR="00F918A1" w:rsidRPr="00E83F4C" w:rsidRDefault="00F918A1" w:rsidP="00F918A1">
            <w:pPr>
              <w:jc w:val="center"/>
              <w:rPr>
                <w:rFonts w:cs="Arial"/>
                <w:sz w:val="18"/>
                <w:szCs w:val="18"/>
              </w:rPr>
            </w:pPr>
            <w:r>
              <w:rPr>
                <w:rFonts w:cs="Arial"/>
                <w:sz w:val="18"/>
                <w:szCs w:val="18"/>
              </w:rPr>
              <w:t>224</w:t>
            </w:r>
          </w:p>
        </w:tc>
        <w:tc>
          <w:tcPr>
            <w:tcW w:w="823" w:type="dxa"/>
            <w:vAlign w:val="center"/>
          </w:tcPr>
          <w:p w14:paraId="3D143F59" w14:textId="32B350EC" w:rsidR="00F918A1" w:rsidRPr="00E83F4C" w:rsidRDefault="00F918A1" w:rsidP="00F918A1">
            <w:pPr>
              <w:jc w:val="center"/>
              <w:rPr>
                <w:rFonts w:cs="Arial"/>
                <w:sz w:val="18"/>
                <w:szCs w:val="18"/>
              </w:rPr>
            </w:pPr>
            <w:r>
              <w:rPr>
                <w:rFonts w:cs="Arial"/>
                <w:sz w:val="18"/>
                <w:szCs w:val="18"/>
              </w:rPr>
              <w:t>234</w:t>
            </w:r>
          </w:p>
        </w:tc>
      </w:tr>
      <w:tr w:rsidR="00F918A1" w:rsidRPr="00266F16" w14:paraId="55DCBFB1"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32F4EF78" w14:textId="2DF035B3" w:rsidR="00F918A1" w:rsidRPr="00E83F4C" w:rsidRDefault="00F918A1" w:rsidP="00F918A1">
            <w:pPr>
              <w:keepNext/>
              <w:suppressAutoHyphens/>
              <w:spacing w:before="40" w:after="40"/>
              <w:ind w:right="-720"/>
              <w:rPr>
                <w:rFonts w:cs="Arial"/>
                <w:sz w:val="18"/>
                <w:szCs w:val="18"/>
              </w:rPr>
            </w:pPr>
            <w:r w:rsidRPr="00E83F4C">
              <w:rPr>
                <w:rFonts w:cs="Arial"/>
                <w:sz w:val="18"/>
                <w:szCs w:val="18"/>
              </w:rPr>
              <w:t>CPUE (kg/trap-haul)</w:t>
            </w:r>
            <w:r w:rsidRPr="00E83F4C">
              <w:rPr>
                <w:rFonts w:cs="Arial"/>
                <w:sz w:val="18"/>
                <w:szCs w:val="18"/>
                <w:vertAlign w:val="superscript"/>
              </w:rPr>
              <w:t xml:space="preserve"> </w:t>
            </w:r>
          </w:p>
        </w:tc>
        <w:tc>
          <w:tcPr>
            <w:tcW w:w="823" w:type="dxa"/>
            <w:vAlign w:val="center"/>
          </w:tcPr>
          <w:p w14:paraId="27D114D4" w14:textId="04FB2075" w:rsidR="00F918A1" w:rsidRPr="00E83F4C" w:rsidRDefault="00F918A1" w:rsidP="00F918A1">
            <w:pPr>
              <w:jc w:val="center"/>
              <w:rPr>
                <w:rFonts w:cs="Arial"/>
                <w:sz w:val="18"/>
                <w:szCs w:val="18"/>
              </w:rPr>
            </w:pPr>
            <w:r w:rsidRPr="00E83F4C">
              <w:rPr>
                <w:rFonts w:cs="Arial"/>
                <w:sz w:val="18"/>
                <w:szCs w:val="18"/>
              </w:rPr>
              <w:t>32.9</w:t>
            </w:r>
          </w:p>
        </w:tc>
        <w:tc>
          <w:tcPr>
            <w:tcW w:w="823" w:type="dxa"/>
            <w:vAlign w:val="center"/>
          </w:tcPr>
          <w:p w14:paraId="1B18C808" w14:textId="219F3F27" w:rsidR="00F918A1" w:rsidRPr="00E83F4C" w:rsidRDefault="00F918A1" w:rsidP="00F918A1">
            <w:pPr>
              <w:jc w:val="center"/>
              <w:rPr>
                <w:rFonts w:cs="Arial"/>
                <w:sz w:val="18"/>
                <w:szCs w:val="18"/>
              </w:rPr>
            </w:pPr>
            <w:r w:rsidRPr="00E83F4C">
              <w:rPr>
                <w:rFonts w:cs="Arial"/>
                <w:sz w:val="18"/>
                <w:szCs w:val="18"/>
              </w:rPr>
              <w:t>40.1</w:t>
            </w:r>
          </w:p>
        </w:tc>
        <w:tc>
          <w:tcPr>
            <w:tcW w:w="823" w:type="dxa"/>
            <w:vAlign w:val="center"/>
          </w:tcPr>
          <w:p w14:paraId="20BEAB88" w14:textId="2A6B7D7A" w:rsidR="00F918A1" w:rsidRPr="00E83F4C" w:rsidRDefault="00F918A1" w:rsidP="00F918A1">
            <w:pPr>
              <w:jc w:val="center"/>
              <w:rPr>
                <w:rFonts w:cs="Arial"/>
                <w:sz w:val="18"/>
                <w:szCs w:val="18"/>
              </w:rPr>
            </w:pPr>
            <w:r w:rsidRPr="00E83F4C">
              <w:rPr>
                <w:rFonts w:cs="Arial"/>
                <w:sz w:val="18"/>
                <w:szCs w:val="18"/>
              </w:rPr>
              <w:t>47.3</w:t>
            </w:r>
          </w:p>
        </w:tc>
        <w:tc>
          <w:tcPr>
            <w:tcW w:w="823" w:type="dxa"/>
            <w:vAlign w:val="center"/>
          </w:tcPr>
          <w:p w14:paraId="4DC744F7" w14:textId="7E8D130D" w:rsidR="00F918A1" w:rsidRPr="00E83F4C" w:rsidRDefault="00F918A1" w:rsidP="00F918A1">
            <w:pPr>
              <w:jc w:val="center"/>
              <w:rPr>
                <w:rFonts w:cs="Arial"/>
                <w:sz w:val="18"/>
                <w:szCs w:val="18"/>
              </w:rPr>
            </w:pPr>
            <w:r w:rsidRPr="00E83F4C">
              <w:rPr>
                <w:rFonts w:cs="Arial"/>
                <w:sz w:val="18"/>
                <w:szCs w:val="18"/>
              </w:rPr>
              <w:t>65.8</w:t>
            </w:r>
          </w:p>
        </w:tc>
        <w:tc>
          <w:tcPr>
            <w:tcW w:w="823" w:type="dxa"/>
            <w:vAlign w:val="center"/>
          </w:tcPr>
          <w:p w14:paraId="70AD9949" w14:textId="555E4CFC" w:rsidR="00F918A1" w:rsidRPr="00E83F4C" w:rsidRDefault="00F918A1" w:rsidP="00F918A1">
            <w:pPr>
              <w:jc w:val="center"/>
              <w:rPr>
                <w:rFonts w:cs="Arial"/>
                <w:sz w:val="18"/>
                <w:szCs w:val="18"/>
              </w:rPr>
            </w:pPr>
            <w:r w:rsidRPr="009B28EB">
              <w:rPr>
                <w:rFonts w:cs="Arial"/>
                <w:sz w:val="18"/>
                <w:szCs w:val="18"/>
              </w:rPr>
              <w:t>51.5</w:t>
            </w:r>
          </w:p>
        </w:tc>
        <w:tc>
          <w:tcPr>
            <w:tcW w:w="823" w:type="dxa"/>
            <w:vAlign w:val="center"/>
          </w:tcPr>
          <w:p w14:paraId="4EDE7264" w14:textId="5BFD5997" w:rsidR="00F918A1" w:rsidRPr="00E83F4C" w:rsidRDefault="00F918A1" w:rsidP="00F918A1">
            <w:pPr>
              <w:jc w:val="center"/>
              <w:rPr>
                <w:rFonts w:cs="Arial"/>
                <w:sz w:val="18"/>
                <w:szCs w:val="18"/>
              </w:rPr>
            </w:pPr>
            <w:r>
              <w:rPr>
                <w:rFonts w:cs="Arial"/>
                <w:sz w:val="18"/>
                <w:szCs w:val="18"/>
              </w:rPr>
              <w:t>60.9</w:t>
            </w:r>
          </w:p>
        </w:tc>
        <w:tc>
          <w:tcPr>
            <w:tcW w:w="823" w:type="dxa"/>
            <w:vAlign w:val="center"/>
          </w:tcPr>
          <w:p w14:paraId="46D73D52" w14:textId="6611997B" w:rsidR="00F918A1" w:rsidRPr="00E83F4C" w:rsidRDefault="00F918A1" w:rsidP="00F918A1">
            <w:pPr>
              <w:jc w:val="center"/>
              <w:rPr>
                <w:rFonts w:cs="Arial"/>
                <w:sz w:val="18"/>
                <w:szCs w:val="18"/>
              </w:rPr>
            </w:pPr>
            <w:r>
              <w:rPr>
                <w:rFonts w:cs="Arial"/>
                <w:sz w:val="18"/>
                <w:szCs w:val="18"/>
              </w:rPr>
              <w:t>46.6</w:t>
            </w:r>
          </w:p>
        </w:tc>
        <w:tc>
          <w:tcPr>
            <w:tcW w:w="823" w:type="dxa"/>
            <w:vAlign w:val="center"/>
          </w:tcPr>
          <w:p w14:paraId="4A584835" w14:textId="674C9D4D" w:rsidR="00F918A1" w:rsidRPr="00E83F4C" w:rsidRDefault="00F918A1" w:rsidP="00F918A1">
            <w:pPr>
              <w:jc w:val="center"/>
              <w:rPr>
                <w:rFonts w:cs="Arial"/>
                <w:sz w:val="18"/>
                <w:szCs w:val="18"/>
              </w:rPr>
            </w:pPr>
            <w:r>
              <w:rPr>
                <w:rFonts w:cs="Arial"/>
                <w:sz w:val="18"/>
                <w:szCs w:val="18"/>
              </w:rPr>
              <w:t>65.7</w:t>
            </w:r>
          </w:p>
        </w:tc>
        <w:tc>
          <w:tcPr>
            <w:tcW w:w="823" w:type="dxa"/>
            <w:vAlign w:val="center"/>
          </w:tcPr>
          <w:p w14:paraId="79939207" w14:textId="622E7DB0" w:rsidR="00F918A1" w:rsidRPr="00E83F4C" w:rsidRDefault="00F918A1" w:rsidP="00F918A1">
            <w:pPr>
              <w:jc w:val="center"/>
              <w:rPr>
                <w:rFonts w:cs="Arial"/>
                <w:sz w:val="18"/>
                <w:szCs w:val="18"/>
              </w:rPr>
            </w:pPr>
            <w:r>
              <w:rPr>
                <w:rFonts w:cs="Arial"/>
                <w:sz w:val="18"/>
                <w:szCs w:val="18"/>
              </w:rPr>
              <w:t>45.9</w:t>
            </w:r>
          </w:p>
        </w:tc>
      </w:tr>
      <w:tr w:rsidR="00F918A1" w:rsidRPr="00266F16" w14:paraId="6F660238"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10B2BE46" w14:textId="77777777" w:rsidR="00F918A1" w:rsidRPr="00E83F4C" w:rsidRDefault="00F918A1" w:rsidP="00F918A1">
            <w:pPr>
              <w:keepNext/>
              <w:suppressAutoHyphens/>
              <w:spacing w:before="40" w:after="40"/>
              <w:ind w:right="-720"/>
              <w:rPr>
                <w:rFonts w:cs="Arial"/>
                <w:sz w:val="18"/>
                <w:szCs w:val="18"/>
              </w:rPr>
            </w:pPr>
            <w:r w:rsidRPr="00E83F4C">
              <w:rPr>
                <w:rFonts w:cs="Arial"/>
                <w:sz w:val="18"/>
                <w:szCs w:val="18"/>
              </w:rPr>
              <w:t>Effort (trap hauls)</w:t>
            </w:r>
          </w:p>
        </w:tc>
        <w:tc>
          <w:tcPr>
            <w:tcW w:w="823" w:type="dxa"/>
            <w:vAlign w:val="center"/>
          </w:tcPr>
          <w:p w14:paraId="4CA02CBC" w14:textId="7747A250" w:rsidR="00F918A1" w:rsidRPr="00E83F4C" w:rsidRDefault="00F918A1" w:rsidP="00F918A1">
            <w:pPr>
              <w:jc w:val="center"/>
              <w:rPr>
                <w:rFonts w:cs="Arial"/>
                <w:sz w:val="18"/>
                <w:szCs w:val="18"/>
              </w:rPr>
            </w:pPr>
            <w:r w:rsidRPr="00E83F4C">
              <w:rPr>
                <w:rFonts w:cs="Arial"/>
                <w:sz w:val="18"/>
                <w:szCs w:val="18"/>
              </w:rPr>
              <w:t>5,623</w:t>
            </w:r>
          </w:p>
        </w:tc>
        <w:tc>
          <w:tcPr>
            <w:tcW w:w="823" w:type="dxa"/>
            <w:vAlign w:val="center"/>
          </w:tcPr>
          <w:p w14:paraId="37E106C8" w14:textId="0FD365FD" w:rsidR="00F918A1" w:rsidRPr="00E83F4C" w:rsidRDefault="00F918A1" w:rsidP="00F918A1">
            <w:pPr>
              <w:jc w:val="center"/>
              <w:rPr>
                <w:rFonts w:cs="Arial"/>
                <w:sz w:val="18"/>
                <w:szCs w:val="18"/>
              </w:rPr>
            </w:pPr>
            <w:r w:rsidRPr="00E83F4C">
              <w:rPr>
                <w:rFonts w:cs="Arial"/>
                <w:sz w:val="18"/>
                <w:szCs w:val="18"/>
              </w:rPr>
              <w:t>5,097</w:t>
            </w:r>
          </w:p>
        </w:tc>
        <w:tc>
          <w:tcPr>
            <w:tcW w:w="823" w:type="dxa"/>
            <w:vAlign w:val="center"/>
          </w:tcPr>
          <w:p w14:paraId="4ECE025E" w14:textId="5AD64C6F" w:rsidR="00F918A1" w:rsidRPr="00E83F4C" w:rsidRDefault="00F918A1" w:rsidP="00F918A1">
            <w:pPr>
              <w:jc w:val="center"/>
              <w:rPr>
                <w:rFonts w:cs="Arial"/>
                <w:sz w:val="18"/>
                <w:szCs w:val="18"/>
              </w:rPr>
            </w:pPr>
            <w:r w:rsidRPr="00E83F4C">
              <w:rPr>
                <w:rFonts w:cs="Arial"/>
                <w:sz w:val="18"/>
                <w:szCs w:val="18"/>
              </w:rPr>
              <w:t>3,765</w:t>
            </w:r>
          </w:p>
        </w:tc>
        <w:tc>
          <w:tcPr>
            <w:tcW w:w="823" w:type="dxa"/>
            <w:vAlign w:val="center"/>
          </w:tcPr>
          <w:p w14:paraId="503DB693" w14:textId="1596C681" w:rsidR="00F918A1" w:rsidRPr="00E83F4C" w:rsidRDefault="00F918A1" w:rsidP="00F918A1">
            <w:pPr>
              <w:jc w:val="center"/>
              <w:rPr>
                <w:rFonts w:cs="Arial"/>
                <w:sz w:val="18"/>
                <w:szCs w:val="18"/>
              </w:rPr>
            </w:pPr>
            <w:r w:rsidRPr="00E83F4C">
              <w:rPr>
                <w:rFonts w:cs="Arial"/>
                <w:sz w:val="18"/>
                <w:szCs w:val="18"/>
              </w:rPr>
              <w:t>2,918</w:t>
            </w:r>
          </w:p>
        </w:tc>
        <w:tc>
          <w:tcPr>
            <w:tcW w:w="823" w:type="dxa"/>
            <w:vAlign w:val="center"/>
          </w:tcPr>
          <w:p w14:paraId="6A920ADA" w14:textId="36EBFD37" w:rsidR="00F918A1" w:rsidRPr="00E83F4C" w:rsidRDefault="00F918A1" w:rsidP="00F918A1">
            <w:pPr>
              <w:jc w:val="center"/>
              <w:rPr>
                <w:rFonts w:cs="Arial"/>
                <w:sz w:val="18"/>
                <w:szCs w:val="18"/>
              </w:rPr>
            </w:pPr>
            <w:r w:rsidRPr="009B28EB">
              <w:rPr>
                <w:rFonts w:cs="Arial"/>
                <w:sz w:val="18"/>
                <w:szCs w:val="18"/>
              </w:rPr>
              <w:t>2,</w:t>
            </w:r>
            <w:r>
              <w:rPr>
                <w:rFonts w:cs="Arial"/>
                <w:sz w:val="18"/>
                <w:szCs w:val="18"/>
              </w:rPr>
              <w:t>796</w:t>
            </w:r>
          </w:p>
        </w:tc>
        <w:tc>
          <w:tcPr>
            <w:tcW w:w="823" w:type="dxa"/>
            <w:vAlign w:val="center"/>
          </w:tcPr>
          <w:p w14:paraId="7FB74B25" w14:textId="2D77FF4D" w:rsidR="00F918A1" w:rsidRPr="00E83F4C" w:rsidRDefault="00F918A1" w:rsidP="00F918A1">
            <w:pPr>
              <w:jc w:val="center"/>
              <w:rPr>
                <w:rFonts w:cs="Arial"/>
                <w:sz w:val="18"/>
                <w:szCs w:val="18"/>
              </w:rPr>
            </w:pPr>
            <w:r>
              <w:rPr>
                <w:rFonts w:cs="Arial"/>
                <w:sz w:val="18"/>
                <w:szCs w:val="18"/>
              </w:rPr>
              <w:t>3,333</w:t>
            </w:r>
          </w:p>
        </w:tc>
        <w:tc>
          <w:tcPr>
            <w:tcW w:w="823" w:type="dxa"/>
            <w:vAlign w:val="center"/>
          </w:tcPr>
          <w:p w14:paraId="35CAD79B" w14:textId="1B8D9E3F" w:rsidR="00F918A1" w:rsidRPr="00E83F4C" w:rsidRDefault="00F918A1" w:rsidP="00F918A1">
            <w:pPr>
              <w:jc w:val="center"/>
              <w:rPr>
                <w:rFonts w:cs="Arial"/>
                <w:sz w:val="18"/>
                <w:szCs w:val="18"/>
              </w:rPr>
            </w:pPr>
            <w:r>
              <w:rPr>
                <w:rFonts w:cs="Arial"/>
                <w:sz w:val="18"/>
                <w:szCs w:val="18"/>
              </w:rPr>
              <w:t>5,579</w:t>
            </w:r>
          </w:p>
        </w:tc>
        <w:tc>
          <w:tcPr>
            <w:tcW w:w="823" w:type="dxa"/>
            <w:vAlign w:val="center"/>
          </w:tcPr>
          <w:p w14:paraId="41BE373D" w14:textId="51D2AFBA" w:rsidR="00F918A1" w:rsidRPr="00E83F4C" w:rsidRDefault="00F918A1" w:rsidP="00F918A1">
            <w:pPr>
              <w:jc w:val="center"/>
              <w:rPr>
                <w:rFonts w:cs="Arial"/>
                <w:sz w:val="18"/>
                <w:szCs w:val="18"/>
              </w:rPr>
            </w:pPr>
            <w:r>
              <w:rPr>
                <w:rFonts w:cs="Arial"/>
                <w:sz w:val="18"/>
                <w:szCs w:val="18"/>
              </w:rPr>
              <w:t>3,415</w:t>
            </w:r>
          </w:p>
        </w:tc>
        <w:tc>
          <w:tcPr>
            <w:tcW w:w="823" w:type="dxa"/>
            <w:vAlign w:val="center"/>
          </w:tcPr>
          <w:p w14:paraId="343A448B" w14:textId="5F18E886" w:rsidR="00F918A1" w:rsidRPr="00E83F4C" w:rsidRDefault="00F918A1" w:rsidP="00F918A1">
            <w:pPr>
              <w:jc w:val="center"/>
              <w:rPr>
                <w:rFonts w:cs="Arial"/>
                <w:sz w:val="18"/>
                <w:szCs w:val="18"/>
              </w:rPr>
            </w:pPr>
            <w:r>
              <w:rPr>
                <w:rFonts w:cs="Arial"/>
                <w:sz w:val="18"/>
                <w:szCs w:val="18"/>
              </w:rPr>
              <w:t>5,098</w:t>
            </w:r>
          </w:p>
        </w:tc>
      </w:tr>
      <w:tr w:rsidR="00F918A1" w:rsidRPr="00266F16" w14:paraId="540932E7" w14:textId="77777777" w:rsidTr="00DA5EA7">
        <w:trPr>
          <w:cantSplit/>
          <w:trHeight w:val="393"/>
        </w:trPr>
        <w:tc>
          <w:tcPr>
            <w:tcW w:w="1890" w:type="dxa"/>
            <w:tcBorders>
              <w:top w:val="single" w:sz="4" w:space="0" w:color="BFBFBF" w:themeColor="background1" w:themeShade="BF"/>
              <w:bottom w:val="single" w:sz="4" w:space="0" w:color="BFBFBF" w:themeColor="background1" w:themeShade="BF"/>
            </w:tcBorders>
          </w:tcPr>
          <w:p w14:paraId="377022E5" w14:textId="5049ECDE" w:rsidR="00F918A1" w:rsidRPr="00E83F4C" w:rsidRDefault="00F918A1" w:rsidP="00F918A1">
            <w:pPr>
              <w:keepNext/>
              <w:suppressAutoHyphens/>
              <w:ind w:right="-720"/>
              <w:rPr>
                <w:rFonts w:cs="Arial"/>
                <w:sz w:val="18"/>
                <w:szCs w:val="18"/>
              </w:rPr>
            </w:pPr>
            <w:r w:rsidRPr="00E83F4C">
              <w:rPr>
                <w:rFonts w:cs="Arial"/>
                <w:sz w:val="18"/>
                <w:szCs w:val="18"/>
              </w:rPr>
              <w:t>Soft-shelled crab</w:t>
            </w:r>
            <w:r w:rsidRPr="00E83F4C">
              <w:rPr>
                <w:rFonts w:cs="Arial"/>
                <w:sz w:val="18"/>
                <w:szCs w:val="18"/>
              </w:rPr>
              <w:br/>
              <w:t>(%) in catches</w:t>
            </w:r>
            <w:r w:rsidRPr="00E83F4C">
              <w:rPr>
                <w:rFonts w:cs="Arial"/>
                <w:sz w:val="18"/>
                <w:szCs w:val="18"/>
                <w:vertAlign w:val="superscript"/>
              </w:rPr>
              <w:t xml:space="preserve"> </w:t>
            </w:r>
            <w:r w:rsidR="00FB211C">
              <w:rPr>
                <w:rFonts w:cs="Arial"/>
                <w:sz w:val="18"/>
                <w:szCs w:val="18"/>
                <w:vertAlign w:val="superscript"/>
              </w:rPr>
              <w:t>2</w:t>
            </w:r>
          </w:p>
        </w:tc>
        <w:tc>
          <w:tcPr>
            <w:tcW w:w="823" w:type="dxa"/>
            <w:vAlign w:val="center"/>
          </w:tcPr>
          <w:p w14:paraId="4E054BE7" w14:textId="7EC2E3AD" w:rsidR="00F918A1" w:rsidRPr="00E83F4C" w:rsidRDefault="00F918A1" w:rsidP="00F918A1">
            <w:pPr>
              <w:jc w:val="center"/>
              <w:rPr>
                <w:rFonts w:cs="Arial"/>
                <w:sz w:val="18"/>
                <w:szCs w:val="18"/>
              </w:rPr>
            </w:pPr>
            <w:r w:rsidRPr="00E83F4C">
              <w:rPr>
                <w:rFonts w:cs="Arial"/>
                <w:sz w:val="18"/>
                <w:szCs w:val="18"/>
              </w:rPr>
              <w:t>3.3</w:t>
            </w:r>
          </w:p>
        </w:tc>
        <w:tc>
          <w:tcPr>
            <w:tcW w:w="823" w:type="dxa"/>
            <w:vAlign w:val="center"/>
          </w:tcPr>
          <w:p w14:paraId="3C3DAD3E" w14:textId="03586B5B" w:rsidR="00F918A1" w:rsidRPr="00E83F4C" w:rsidRDefault="00F918A1" w:rsidP="00F918A1">
            <w:pPr>
              <w:jc w:val="center"/>
              <w:rPr>
                <w:rFonts w:cs="Arial"/>
                <w:sz w:val="18"/>
                <w:szCs w:val="18"/>
              </w:rPr>
            </w:pPr>
            <w:r w:rsidRPr="00E83F4C">
              <w:rPr>
                <w:rFonts w:cs="Arial"/>
                <w:sz w:val="18"/>
                <w:szCs w:val="18"/>
              </w:rPr>
              <w:t>15.9</w:t>
            </w:r>
          </w:p>
        </w:tc>
        <w:tc>
          <w:tcPr>
            <w:tcW w:w="823" w:type="dxa"/>
            <w:vAlign w:val="center"/>
          </w:tcPr>
          <w:p w14:paraId="252BF293" w14:textId="180A0425" w:rsidR="00F918A1" w:rsidRPr="00E83F4C" w:rsidRDefault="00F918A1" w:rsidP="00F918A1">
            <w:pPr>
              <w:jc w:val="center"/>
              <w:rPr>
                <w:rFonts w:cs="Arial"/>
                <w:sz w:val="18"/>
                <w:szCs w:val="18"/>
              </w:rPr>
            </w:pPr>
            <w:r w:rsidRPr="00E83F4C">
              <w:rPr>
                <w:rFonts w:cs="Arial"/>
                <w:sz w:val="18"/>
                <w:szCs w:val="18"/>
              </w:rPr>
              <w:t>7.8</w:t>
            </w:r>
          </w:p>
        </w:tc>
        <w:tc>
          <w:tcPr>
            <w:tcW w:w="823" w:type="dxa"/>
            <w:vAlign w:val="center"/>
          </w:tcPr>
          <w:p w14:paraId="2205BD15" w14:textId="671AAFF0" w:rsidR="00F918A1" w:rsidRPr="00E83F4C" w:rsidRDefault="00F918A1" w:rsidP="00F918A1">
            <w:pPr>
              <w:jc w:val="center"/>
              <w:rPr>
                <w:rFonts w:cs="Arial"/>
                <w:sz w:val="18"/>
                <w:szCs w:val="18"/>
              </w:rPr>
            </w:pPr>
            <w:r w:rsidRPr="00E83F4C">
              <w:rPr>
                <w:rFonts w:cs="Arial"/>
                <w:sz w:val="18"/>
                <w:szCs w:val="18"/>
              </w:rPr>
              <w:t>9.8</w:t>
            </w:r>
          </w:p>
        </w:tc>
        <w:tc>
          <w:tcPr>
            <w:tcW w:w="823" w:type="dxa"/>
            <w:vAlign w:val="center"/>
          </w:tcPr>
          <w:p w14:paraId="513393A3" w14:textId="7551D70E" w:rsidR="00F918A1" w:rsidRPr="00E83F4C" w:rsidRDefault="00F918A1" w:rsidP="00F918A1">
            <w:pPr>
              <w:jc w:val="center"/>
              <w:rPr>
                <w:rFonts w:cs="Arial"/>
                <w:sz w:val="18"/>
                <w:szCs w:val="18"/>
              </w:rPr>
            </w:pPr>
            <w:r w:rsidRPr="009B28EB">
              <w:rPr>
                <w:rFonts w:cs="Arial"/>
                <w:sz w:val="18"/>
                <w:szCs w:val="18"/>
              </w:rPr>
              <w:t>1.1</w:t>
            </w:r>
          </w:p>
        </w:tc>
        <w:tc>
          <w:tcPr>
            <w:tcW w:w="823" w:type="dxa"/>
            <w:vAlign w:val="center"/>
          </w:tcPr>
          <w:p w14:paraId="42B3B938" w14:textId="1BFF7265" w:rsidR="00F918A1" w:rsidRPr="00E83F4C" w:rsidRDefault="00F918A1" w:rsidP="00F918A1">
            <w:pPr>
              <w:jc w:val="center"/>
              <w:rPr>
                <w:rFonts w:cs="Arial"/>
                <w:sz w:val="18"/>
                <w:szCs w:val="18"/>
              </w:rPr>
            </w:pPr>
            <w:r>
              <w:rPr>
                <w:rFonts w:cs="Arial"/>
                <w:sz w:val="18"/>
                <w:szCs w:val="18"/>
              </w:rPr>
              <w:t>2.0</w:t>
            </w:r>
          </w:p>
        </w:tc>
        <w:tc>
          <w:tcPr>
            <w:tcW w:w="823" w:type="dxa"/>
            <w:vAlign w:val="center"/>
          </w:tcPr>
          <w:p w14:paraId="03D56D7E" w14:textId="39C4FFBB" w:rsidR="00F918A1" w:rsidRPr="00E83F4C" w:rsidRDefault="00F918A1" w:rsidP="00F918A1">
            <w:pPr>
              <w:jc w:val="center"/>
              <w:rPr>
                <w:rFonts w:cs="Arial"/>
                <w:sz w:val="18"/>
                <w:szCs w:val="18"/>
              </w:rPr>
            </w:pPr>
            <w:r>
              <w:rPr>
                <w:rFonts w:cs="Arial"/>
                <w:sz w:val="18"/>
                <w:szCs w:val="18"/>
              </w:rPr>
              <w:t>4.6</w:t>
            </w:r>
          </w:p>
        </w:tc>
        <w:tc>
          <w:tcPr>
            <w:tcW w:w="823" w:type="dxa"/>
            <w:vAlign w:val="center"/>
          </w:tcPr>
          <w:p w14:paraId="2DD62D94" w14:textId="13DF3C34" w:rsidR="00F918A1" w:rsidRPr="00E83F4C" w:rsidRDefault="00F918A1" w:rsidP="00F918A1">
            <w:pPr>
              <w:jc w:val="center"/>
              <w:rPr>
                <w:rFonts w:cs="Arial"/>
                <w:sz w:val="18"/>
                <w:szCs w:val="18"/>
              </w:rPr>
            </w:pPr>
            <w:r>
              <w:rPr>
                <w:rFonts w:cs="Arial"/>
                <w:sz w:val="18"/>
                <w:szCs w:val="18"/>
              </w:rPr>
              <w:t>3.1</w:t>
            </w:r>
          </w:p>
        </w:tc>
        <w:tc>
          <w:tcPr>
            <w:tcW w:w="823" w:type="dxa"/>
            <w:vAlign w:val="center"/>
          </w:tcPr>
          <w:p w14:paraId="63F76B1A" w14:textId="2C0ED016" w:rsidR="00F918A1" w:rsidRPr="00E83F4C" w:rsidRDefault="00F918A1" w:rsidP="00F918A1">
            <w:pPr>
              <w:jc w:val="center"/>
              <w:rPr>
                <w:rFonts w:cs="Arial"/>
                <w:sz w:val="18"/>
                <w:szCs w:val="18"/>
              </w:rPr>
            </w:pPr>
            <w:r>
              <w:rPr>
                <w:rFonts w:cs="Arial"/>
                <w:sz w:val="18"/>
                <w:szCs w:val="18"/>
              </w:rPr>
              <w:t>NA</w:t>
            </w:r>
          </w:p>
        </w:tc>
      </w:tr>
      <w:tr w:rsidR="00F918A1" w:rsidRPr="00266F16" w14:paraId="33DB0178" w14:textId="77777777" w:rsidTr="00DA5EA7">
        <w:trPr>
          <w:cantSplit/>
          <w:trHeight w:val="393"/>
        </w:trPr>
        <w:tc>
          <w:tcPr>
            <w:tcW w:w="1890" w:type="dxa"/>
            <w:tcBorders>
              <w:top w:val="single" w:sz="4" w:space="0" w:color="BFBFBF" w:themeColor="background1" w:themeShade="BF"/>
              <w:bottom w:val="single" w:sz="12" w:space="0" w:color="auto"/>
            </w:tcBorders>
          </w:tcPr>
          <w:p w14:paraId="7FF2A773" w14:textId="3544458C" w:rsidR="00F918A1" w:rsidRPr="00E83F4C" w:rsidRDefault="00F918A1" w:rsidP="00F918A1">
            <w:pPr>
              <w:keepNext/>
              <w:suppressAutoHyphens/>
              <w:ind w:right="-720"/>
              <w:rPr>
                <w:rFonts w:cs="Arial"/>
                <w:sz w:val="18"/>
                <w:szCs w:val="18"/>
              </w:rPr>
            </w:pPr>
            <w:r w:rsidRPr="00E83F4C">
              <w:rPr>
                <w:rFonts w:cs="Arial"/>
                <w:sz w:val="18"/>
                <w:szCs w:val="18"/>
              </w:rPr>
              <w:t>Grids closed</w:t>
            </w:r>
            <w:r w:rsidRPr="00E83F4C">
              <w:rPr>
                <w:rFonts w:cs="Arial"/>
                <w:sz w:val="18"/>
                <w:szCs w:val="18"/>
              </w:rPr>
              <w:br/>
              <w:t>(total of 8)</w:t>
            </w:r>
          </w:p>
        </w:tc>
        <w:tc>
          <w:tcPr>
            <w:tcW w:w="823" w:type="dxa"/>
            <w:tcBorders>
              <w:bottom w:val="single" w:sz="12" w:space="0" w:color="auto"/>
            </w:tcBorders>
            <w:vAlign w:val="center"/>
          </w:tcPr>
          <w:p w14:paraId="546A641B" w14:textId="0A8057A9"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108F5107" w14:textId="065D289E"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65243EA0" w14:textId="7A3DB775"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3A836C19" w14:textId="12B9B496"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5ED6CB1B" w14:textId="4CF45F40" w:rsidR="00F918A1" w:rsidRPr="00E83F4C" w:rsidRDefault="00F918A1" w:rsidP="00F918A1">
            <w:pPr>
              <w:jc w:val="center"/>
              <w:rPr>
                <w:rFonts w:cs="Arial"/>
                <w:sz w:val="18"/>
                <w:szCs w:val="18"/>
              </w:rPr>
            </w:pPr>
            <w:r w:rsidRPr="009B28EB">
              <w:rPr>
                <w:rFonts w:cs="Arial"/>
                <w:sz w:val="18"/>
                <w:szCs w:val="18"/>
              </w:rPr>
              <w:t>0</w:t>
            </w:r>
          </w:p>
        </w:tc>
        <w:tc>
          <w:tcPr>
            <w:tcW w:w="823" w:type="dxa"/>
            <w:tcBorders>
              <w:bottom w:val="single" w:sz="12" w:space="0" w:color="auto"/>
            </w:tcBorders>
            <w:vAlign w:val="center"/>
          </w:tcPr>
          <w:p w14:paraId="713AA458" w14:textId="00EA4668"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71BFC67E" w14:textId="0F286CC6" w:rsidR="00F918A1" w:rsidRPr="00E83F4C" w:rsidRDefault="00F918A1" w:rsidP="00F918A1">
            <w:pPr>
              <w:jc w:val="center"/>
              <w:rPr>
                <w:rFonts w:cs="Arial"/>
                <w:sz w:val="18"/>
                <w:szCs w:val="18"/>
              </w:rPr>
            </w:pPr>
            <w:r>
              <w:rPr>
                <w:rFonts w:cs="Arial"/>
                <w:sz w:val="18"/>
                <w:szCs w:val="18"/>
              </w:rPr>
              <w:t>0</w:t>
            </w:r>
          </w:p>
        </w:tc>
        <w:tc>
          <w:tcPr>
            <w:tcW w:w="823" w:type="dxa"/>
            <w:tcBorders>
              <w:bottom w:val="single" w:sz="12" w:space="0" w:color="auto"/>
            </w:tcBorders>
            <w:vAlign w:val="center"/>
          </w:tcPr>
          <w:p w14:paraId="652EB9CC" w14:textId="16729230"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1B0ED752" w14:textId="0B8CDB54" w:rsidR="00F918A1" w:rsidRPr="00E83F4C" w:rsidRDefault="00F918A1" w:rsidP="00F918A1">
            <w:pPr>
              <w:jc w:val="center"/>
              <w:rPr>
                <w:rFonts w:cs="Arial"/>
                <w:sz w:val="18"/>
                <w:szCs w:val="18"/>
              </w:rPr>
            </w:pPr>
            <w:r>
              <w:rPr>
                <w:rFonts w:cs="Arial"/>
                <w:sz w:val="18"/>
                <w:szCs w:val="18"/>
              </w:rPr>
              <w:t>NA</w:t>
            </w:r>
          </w:p>
        </w:tc>
      </w:tr>
    </w:tbl>
    <w:p w14:paraId="06FA4A09" w14:textId="08FE3766" w:rsidR="005B7224" w:rsidRDefault="005B7224" w:rsidP="005B7224">
      <w:pPr>
        <w:rPr>
          <w:sz w:val="18"/>
          <w:szCs w:val="18"/>
        </w:rPr>
      </w:pPr>
      <w:r w:rsidRPr="000746E9">
        <w:rPr>
          <w:sz w:val="18"/>
          <w:szCs w:val="18"/>
          <w:vertAlign w:val="superscript"/>
        </w:rPr>
        <w:t>1</w:t>
      </w:r>
      <w:r>
        <w:rPr>
          <w:sz w:val="18"/>
          <w:szCs w:val="18"/>
        </w:rPr>
        <w:t>Since 2012, quotas were revised f</w:t>
      </w:r>
      <w:r w:rsidRPr="000746E9">
        <w:rPr>
          <w:sz w:val="18"/>
          <w:szCs w:val="18"/>
        </w:rPr>
        <w:t xml:space="preserve">or </w:t>
      </w:r>
      <w:proofErr w:type="spellStart"/>
      <w:r w:rsidRPr="000746E9">
        <w:rPr>
          <w:sz w:val="18"/>
          <w:szCs w:val="18"/>
        </w:rPr>
        <w:t>interannual</w:t>
      </w:r>
      <w:proofErr w:type="spellEnd"/>
      <w:r w:rsidRPr="000746E9">
        <w:rPr>
          <w:sz w:val="18"/>
          <w:szCs w:val="18"/>
        </w:rPr>
        <w:t xml:space="preserve"> quota adjustments, reconciliations, and re-distribution of the scientific quota among areas, the revised quota</w:t>
      </w:r>
      <w:r>
        <w:rPr>
          <w:sz w:val="18"/>
          <w:szCs w:val="18"/>
        </w:rPr>
        <w:t>s</w:t>
      </w:r>
      <w:r w:rsidRPr="000746E9">
        <w:rPr>
          <w:sz w:val="18"/>
          <w:szCs w:val="18"/>
        </w:rPr>
        <w:t xml:space="preserve"> do not necessarily correspond to the TAC in the notice to harvesters.</w:t>
      </w:r>
      <w:r w:rsidRPr="000746E9">
        <w:rPr>
          <w:sz w:val="18"/>
          <w:szCs w:val="18"/>
        </w:rPr>
        <w:br/>
      </w:r>
      <w:r w:rsidR="00FB211C">
        <w:rPr>
          <w:sz w:val="18"/>
          <w:szCs w:val="18"/>
          <w:vertAlign w:val="superscript"/>
        </w:rPr>
        <w:t>2</w:t>
      </w:r>
      <w:r w:rsidRPr="000746E9">
        <w:rPr>
          <w:sz w:val="18"/>
          <w:szCs w:val="18"/>
          <w:vertAlign w:val="superscript"/>
        </w:rPr>
        <w:t xml:space="preserve"> </w:t>
      </w:r>
      <w:r w:rsidRPr="000746E9">
        <w:rPr>
          <w:sz w:val="18"/>
          <w:szCs w:val="18"/>
        </w:rPr>
        <w:t>The percentage</w:t>
      </w:r>
      <w:r>
        <w:rPr>
          <w:sz w:val="18"/>
          <w:szCs w:val="18"/>
        </w:rPr>
        <w:t>s are</w:t>
      </w:r>
      <w:r w:rsidRPr="000746E9">
        <w:rPr>
          <w:sz w:val="18"/>
          <w:szCs w:val="18"/>
        </w:rPr>
        <w:t xml:space="preserve"> based on durometer reading</w:t>
      </w:r>
      <w:r>
        <w:rPr>
          <w:sz w:val="18"/>
          <w:szCs w:val="18"/>
        </w:rPr>
        <w:t>s</w:t>
      </w:r>
      <w:r w:rsidRPr="000746E9">
        <w:rPr>
          <w:sz w:val="18"/>
          <w:szCs w:val="18"/>
        </w:rPr>
        <w:t xml:space="preserve"> </w:t>
      </w:r>
      <w:r>
        <w:rPr>
          <w:sz w:val="18"/>
          <w:szCs w:val="18"/>
          <w:lang w:val="en-CA"/>
        </w:rPr>
        <w:t>&lt;</w:t>
      </w:r>
      <w:r w:rsidR="00697278">
        <w:rPr>
          <w:sz w:val="18"/>
          <w:szCs w:val="18"/>
          <w:lang w:val="en-CA"/>
        </w:rPr>
        <w:t xml:space="preserve"> </w:t>
      </w:r>
      <w:r w:rsidRPr="000746E9">
        <w:rPr>
          <w:sz w:val="18"/>
          <w:szCs w:val="18"/>
        </w:rPr>
        <w:t>68. Catches are defined as male crab</w:t>
      </w:r>
      <w:r>
        <w:rPr>
          <w:sz w:val="18"/>
          <w:szCs w:val="18"/>
        </w:rPr>
        <w:t>s</w:t>
      </w:r>
      <w:r w:rsidRPr="000746E9">
        <w:rPr>
          <w:sz w:val="18"/>
          <w:szCs w:val="18"/>
        </w:rPr>
        <w:t xml:space="preserve"> of all sizes.</w:t>
      </w:r>
    </w:p>
    <w:p w14:paraId="2F603555" w14:textId="0C704D69" w:rsidR="003027CC" w:rsidRPr="00B66842" w:rsidRDefault="003027CC" w:rsidP="005B7224">
      <w:pPr>
        <w:pStyle w:val="BodyText"/>
        <w:rPr>
          <w:color w:val="000000" w:themeColor="text1"/>
        </w:rPr>
      </w:pPr>
      <w:r w:rsidRPr="009B28EB">
        <w:t xml:space="preserve">In Area 12F, </w:t>
      </w:r>
      <w:r w:rsidR="008F73C6">
        <w:t>the</w:t>
      </w:r>
      <w:r w:rsidRPr="009B28EB">
        <w:rPr>
          <w:color w:val="000000" w:themeColor="text1"/>
        </w:rPr>
        <w:t xml:space="preserve"> landings </w:t>
      </w:r>
      <w:r w:rsidR="008F73C6">
        <w:rPr>
          <w:color w:val="000000" w:themeColor="text1"/>
        </w:rPr>
        <w:t>were</w:t>
      </w:r>
      <w:r w:rsidRPr="009B28EB">
        <w:rPr>
          <w:color w:val="000000" w:themeColor="text1"/>
        </w:rPr>
        <w:t xml:space="preserve"> </w:t>
      </w:r>
      <w:r w:rsidR="008F73C6">
        <w:rPr>
          <w:color w:val="000000" w:themeColor="text1"/>
        </w:rPr>
        <w:t>1,084</w:t>
      </w:r>
      <w:r w:rsidR="00533636" w:rsidRPr="009B28EB">
        <w:rPr>
          <w:color w:val="000000" w:themeColor="text1"/>
        </w:rPr>
        <w:t xml:space="preserve"> t from a</w:t>
      </w:r>
      <w:r w:rsidR="002E116E" w:rsidRPr="009B28EB">
        <w:rPr>
          <w:color w:val="000000" w:themeColor="text1"/>
        </w:rPr>
        <w:t xml:space="preserve"> </w:t>
      </w:r>
      <w:r w:rsidR="004F0879" w:rsidRPr="009B28EB">
        <w:rPr>
          <w:color w:val="000000" w:themeColor="text1"/>
        </w:rPr>
        <w:t xml:space="preserve">revised </w:t>
      </w:r>
      <w:r w:rsidRPr="009B28EB">
        <w:t xml:space="preserve">quota of </w:t>
      </w:r>
      <w:r w:rsidR="008F73C6">
        <w:t>1,192</w:t>
      </w:r>
      <w:r w:rsidRPr="009B28EB">
        <w:t xml:space="preserve"> t (Tables 1</w:t>
      </w:r>
      <w:r w:rsidR="001E3397">
        <w:t xml:space="preserve"> and</w:t>
      </w:r>
      <w:r w:rsidRPr="009B28EB">
        <w:t xml:space="preserve"> 5; Figure</w:t>
      </w:r>
      <w:r w:rsidR="00EA4384">
        <w:t> </w:t>
      </w:r>
      <w:r w:rsidRPr="009B28EB">
        <w:t xml:space="preserve">2). </w:t>
      </w:r>
      <w:r w:rsidR="001E44E3" w:rsidRPr="009B28EB">
        <w:t xml:space="preserve">The fishing effort in Area 12F has varied from </w:t>
      </w:r>
      <w:r w:rsidR="00B3270E" w:rsidRPr="009B28EB">
        <w:t>4</w:t>
      </w:r>
      <w:r w:rsidR="001E44E3" w:rsidRPr="009B28EB">
        <w:t>,</w:t>
      </w:r>
      <w:r w:rsidR="00B3270E" w:rsidRPr="009B28EB">
        <w:t>437</w:t>
      </w:r>
      <w:r w:rsidR="001E44E3" w:rsidRPr="009B28EB">
        <w:t xml:space="preserve"> to </w:t>
      </w:r>
      <w:r w:rsidR="00B3270E" w:rsidRPr="009B28EB">
        <w:t>23</w:t>
      </w:r>
      <w:r w:rsidR="001E44E3" w:rsidRPr="009B28EB">
        <w:t>,</w:t>
      </w:r>
      <w:r w:rsidR="00B3270E" w:rsidRPr="009B28EB">
        <w:t>163</w:t>
      </w:r>
      <w:r w:rsidR="001E44E3" w:rsidRPr="009B28EB">
        <w:t xml:space="preserve"> </w:t>
      </w:r>
      <w:r w:rsidR="006B29BE">
        <w:t>trap hauls between 1995 and 2020</w:t>
      </w:r>
      <w:r w:rsidR="001E44E3" w:rsidRPr="009B28EB">
        <w:t>, with the lowest effort in 20</w:t>
      </w:r>
      <w:r w:rsidR="00B3270E" w:rsidRPr="009B28EB">
        <w:t>02</w:t>
      </w:r>
      <w:r w:rsidR="001E44E3" w:rsidRPr="009B28EB">
        <w:t xml:space="preserve"> and the highest effort in 20</w:t>
      </w:r>
      <w:r w:rsidR="00B3270E" w:rsidRPr="009B28EB">
        <w:t>1</w:t>
      </w:r>
      <w:r w:rsidR="001E44E3" w:rsidRPr="009B28EB">
        <w:t>4</w:t>
      </w:r>
      <w:r w:rsidR="00F40351">
        <w:t xml:space="preserve"> (H</w:t>
      </w:r>
      <w:proofErr w:type="spellStart"/>
      <w:r w:rsidR="00F40351" w:rsidRPr="00F40351">
        <w:rPr>
          <w:lang w:val="en-CA"/>
        </w:rPr>
        <w:t>ébert</w:t>
      </w:r>
      <w:proofErr w:type="spellEnd"/>
      <w:r w:rsidR="00F40351" w:rsidRPr="00F40351">
        <w:rPr>
          <w:lang w:val="en-CA"/>
        </w:rPr>
        <w:t xml:space="preserve"> et al.</w:t>
      </w:r>
      <w:r w:rsidR="00843F18">
        <w:rPr>
          <w:lang w:val="en-CA"/>
        </w:rPr>
        <w:t xml:space="preserve"> 2020</w:t>
      </w:r>
      <w:r w:rsidR="00F40351">
        <w:rPr>
          <w:lang w:val="en-CA"/>
        </w:rPr>
        <w:t>)</w:t>
      </w:r>
      <w:r w:rsidR="001E44E3" w:rsidRPr="009B28EB">
        <w:t xml:space="preserve">. </w:t>
      </w:r>
      <w:r w:rsidRPr="009B28EB">
        <w:t xml:space="preserve">The fishing effort </w:t>
      </w:r>
      <w:r w:rsidR="002C60AB">
        <w:t>in</w:t>
      </w:r>
      <w:r w:rsidRPr="009B28EB">
        <w:t xml:space="preserve">creased from </w:t>
      </w:r>
      <w:r w:rsidR="006B29BE">
        <w:t>18,083 trap hauls in 2019</w:t>
      </w:r>
      <w:r w:rsidRPr="009B28EB">
        <w:t xml:space="preserve"> to </w:t>
      </w:r>
      <w:r w:rsidR="006B29BE">
        <w:t>22,168</w:t>
      </w:r>
      <w:r w:rsidRPr="009B28EB">
        <w:t xml:space="preserve"> trap </w:t>
      </w:r>
      <w:r w:rsidR="006B29BE">
        <w:t>hauls in 2020</w:t>
      </w:r>
      <w:r w:rsidRPr="009B28EB">
        <w:t xml:space="preserve">. </w:t>
      </w:r>
    </w:p>
    <w:p w14:paraId="18EACFC7" w14:textId="15984272" w:rsidR="003027CC" w:rsidRPr="00B66842" w:rsidRDefault="003027CC" w:rsidP="002B0EB6">
      <w:pPr>
        <w:pStyle w:val="Caption-Table"/>
        <w:rPr>
          <w:rFonts w:cs="Arial"/>
        </w:rPr>
      </w:pPr>
      <w:r w:rsidRPr="00B66842">
        <w:rPr>
          <w:rFonts w:cs="Arial"/>
        </w:rPr>
        <w:lastRenderedPageBreak/>
        <w:t xml:space="preserve">Table 5. </w:t>
      </w:r>
      <w:r w:rsidR="005B7224">
        <w:t>Q</w:t>
      </w:r>
      <w:r w:rsidR="005B7224" w:rsidRPr="00B66842">
        <w:t xml:space="preserve">uota and </w:t>
      </w:r>
      <w:r w:rsidR="005B7224" w:rsidRPr="007C2DD5">
        <w:t>landings (tonnes; t), catch</w:t>
      </w:r>
      <w:r w:rsidR="005B7224">
        <w:t xml:space="preserve"> per unit of effort (CPUE; kg/trap-haul), </w:t>
      </w:r>
      <w:r w:rsidR="005B7224" w:rsidRPr="00B66842">
        <w:t>fishing effort (trap hauls)</w:t>
      </w:r>
      <w:r w:rsidR="005B7224">
        <w:t>,</w:t>
      </w:r>
      <w:r w:rsidR="005B7224" w:rsidRPr="00B66842">
        <w:t xml:space="preserve"> </w:t>
      </w:r>
      <w:r w:rsidR="005B7224">
        <w:t xml:space="preserve">soft-shelled crab percentages, and associated closed sectors </w:t>
      </w:r>
      <w:r w:rsidR="005B7224" w:rsidRPr="00B66842">
        <w:t>for the snow crab fishery in Area 12</w:t>
      </w:r>
      <w:r w:rsidR="00F918A1">
        <w:t>F, 2012 to 2020</w:t>
      </w:r>
      <w:r w:rsidR="005B7224" w:rsidRPr="00B66842">
        <w:t>.</w:t>
      </w:r>
    </w:p>
    <w:tbl>
      <w:tblPr>
        <w:tblW w:w="9297"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823"/>
      </w:tblGrid>
      <w:tr w:rsidR="00F918A1" w:rsidRPr="00B66842" w14:paraId="37F15CB5" w14:textId="77777777" w:rsidTr="0073487A">
        <w:trPr>
          <w:cantSplit/>
          <w:tblHeader/>
        </w:trPr>
        <w:tc>
          <w:tcPr>
            <w:tcW w:w="1890" w:type="dxa"/>
            <w:tcBorders>
              <w:top w:val="single" w:sz="12" w:space="0" w:color="auto"/>
              <w:bottom w:val="single" w:sz="6" w:space="0" w:color="auto"/>
            </w:tcBorders>
          </w:tcPr>
          <w:p w14:paraId="0331CD3A" w14:textId="77777777" w:rsidR="00F918A1" w:rsidRPr="00E83F4C" w:rsidRDefault="00F918A1" w:rsidP="00F918A1">
            <w:pPr>
              <w:rPr>
                <w:rFonts w:cs="Arial"/>
                <w:sz w:val="18"/>
                <w:szCs w:val="18"/>
              </w:rPr>
            </w:pPr>
            <w:r w:rsidRPr="00E83F4C">
              <w:rPr>
                <w:rFonts w:cs="Arial"/>
                <w:sz w:val="18"/>
                <w:szCs w:val="18"/>
              </w:rPr>
              <w:t>Fishery descriptor</w:t>
            </w:r>
          </w:p>
        </w:tc>
        <w:tc>
          <w:tcPr>
            <w:tcW w:w="823" w:type="dxa"/>
            <w:tcBorders>
              <w:top w:val="single" w:sz="12" w:space="0" w:color="auto"/>
              <w:bottom w:val="single" w:sz="6" w:space="0" w:color="auto"/>
            </w:tcBorders>
          </w:tcPr>
          <w:p w14:paraId="350912D8" w14:textId="31588A5C"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2012</w:t>
            </w:r>
          </w:p>
        </w:tc>
        <w:tc>
          <w:tcPr>
            <w:tcW w:w="823" w:type="dxa"/>
            <w:tcBorders>
              <w:top w:val="single" w:sz="12" w:space="0" w:color="auto"/>
              <w:bottom w:val="single" w:sz="6" w:space="0" w:color="auto"/>
            </w:tcBorders>
          </w:tcPr>
          <w:p w14:paraId="3824C575" w14:textId="77209241"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2013</w:t>
            </w:r>
          </w:p>
        </w:tc>
        <w:tc>
          <w:tcPr>
            <w:tcW w:w="823" w:type="dxa"/>
            <w:tcBorders>
              <w:top w:val="single" w:sz="12" w:space="0" w:color="auto"/>
              <w:bottom w:val="single" w:sz="6" w:space="0" w:color="auto"/>
            </w:tcBorders>
          </w:tcPr>
          <w:p w14:paraId="75B7DCF0" w14:textId="546C3396"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2014</w:t>
            </w:r>
          </w:p>
        </w:tc>
        <w:tc>
          <w:tcPr>
            <w:tcW w:w="823" w:type="dxa"/>
            <w:tcBorders>
              <w:top w:val="single" w:sz="12" w:space="0" w:color="auto"/>
              <w:bottom w:val="single" w:sz="6" w:space="0" w:color="auto"/>
            </w:tcBorders>
          </w:tcPr>
          <w:p w14:paraId="29A3CF50" w14:textId="6E74ECDD"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2015</w:t>
            </w:r>
          </w:p>
        </w:tc>
        <w:tc>
          <w:tcPr>
            <w:tcW w:w="823" w:type="dxa"/>
            <w:tcBorders>
              <w:top w:val="single" w:sz="12" w:space="0" w:color="auto"/>
              <w:bottom w:val="single" w:sz="6" w:space="0" w:color="auto"/>
            </w:tcBorders>
          </w:tcPr>
          <w:p w14:paraId="0C54E7BD" w14:textId="741E5690"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2016</w:t>
            </w:r>
          </w:p>
        </w:tc>
        <w:tc>
          <w:tcPr>
            <w:tcW w:w="823" w:type="dxa"/>
            <w:tcBorders>
              <w:top w:val="single" w:sz="12" w:space="0" w:color="auto"/>
              <w:bottom w:val="single" w:sz="6" w:space="0" w:color="auto"/>
            </w:tcBorders>
          </w:tcPr>
          <w:p w14:paraId="304AEF90" w14:textId="54DAF98F"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2017</w:t>
            </w:r>
          </w:p>
        </w:tc>
        <w:tc>
          <w:tcPr>
            <w:tcW w:w="823" w:type="dxa"/>
            <w:tcBorders>
              <w:top w:val="single" w:sz="12" w:space="0" w:color="auto"/>
              <w:bottom w:val="single" w:sz="6" w:space="0" w:color="auto"/>
            </w:tcBorders>
          </w:tcPr>
          <w:p w14:paraId="45D5401A" w14:textId="1D250BFB"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2018</w:t>
            </w:r>
          </w:p>
        </w:tc>
        <w:tc>
          <w:tcPr>
            <w:tcW w:w="823" w:type="dxa"/>
            <w:tcBorders>
              <w:top w:val="single" w:sz="12" w:space="0" w:color="auto"/>
              <w:bottom w:val="single" w:sz="6" w:space="0" w:color="auto"/>
            </w:tcBorders>
          </w:tcPr>
          <w:p w14:paraId="210908A7" w14:textId="66D1FD6C"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2019</w:t>
            </w:r>
          </w:p>
        </w:tc>
        <w:tc>
          <w:tcPr>
            <w:tcW w:w="823" w:type="dxa"/>
            <w:tcBorders>
              <w:top w:val="single" w:sz="12" w:space="0" w:color="auto"/>
              <w:bottom w:val="single" w:sz="6" w:space="0" w:color="auto"/>
            </w:tcBorders>
          </w:tcPr>
          <w:p w14:paraId="289AEBEF" w14:textId="4E8B5BAC"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2020</w:t>
            </w:r>
          </w:p>
        </w:tc>
      </w:tr>
      <w:tr w:rsidR="00F918A1" w:rsidRPr="00B66842" w14:paraId="1C4A77DB" w14:textId="77777777" w:rsidTr="00DA5EA7">
        <w:trPr>
          <w:cantSplit/>
          <w:trHeight w:val="183"/>
        </w:trPr>
        <w:tc>
          <w:tcPr>
            <w:tcW w:w="1890" w:type="dxa"/>
            <w:tcBorders>
              <w:top w:val="single" w:sz="6" w:space="0" w:color="auto"/>
              <w:bottom w:val="single" w:sz="4" w:space="0" w:color="BFBFBF" w:themeColor="background1" w:themeShade="BF"/>
            </w:tcBorders>
            <w:vAlign w:val="center"/>
          </w:tcPr>
          <w:p w14:paraId="417E6272" w14:textId="13AD3270" w:rsidR="00F918A1" w:rsidRPr="00E83F4C" w:rsidRDefault="00F918A1" w:rsidP="00F918A1">
            <w:pPr>
              <w:keepNext/>
              <w:keepLines/>
              <w:suppressAutoHyphens/>
              <w:spacing w:before="40" w:after="40"/>
              <w:ind w:right="-720"/>
              <w:rPr>
                <w:rFonts w:cs="Arial"/>
                <w:sz w:val="18"/>
                <w:szCs w:val="18"/>
              </w:rPr>
            </w:pPr>
            <w:r>
              <w:rPr>
                <w:rFonts w:cs="Arial"/>
                <w:sz w:val="18"/>
                <w:szCs w:val="18"/>
              </w:rPr>
              <w:t>Q</w:t>
            </w:r>
            <w:r w:rsidRPr="00E83F4C">
              <w:rPr>
                <w:rFonts w:cs="Arial"/>
                <w:sz w:val="18"/>
                <w:szCs w:val="18"/>
              </w:rPr>
              <w:t>uota (t)</w:t>
            </w:r>
            <w:r w:rsidRPr="00E83F4C">
              <w:rPr>
                <w:rFonts w:cs="Arial"/>
                <w:sz w:val="18"/>
                <w:szCs w:val="18"/>
                <w:vertAlign w:val="superscript"/>
              </w:rPr>
              <w:t xml:space="preserve"> 1</w:t>
            </w:r>
          </w:p>
        </w:tc>
        <w:tc>
          <w:tcPr>
            <w:tcW w:w="823" w:type="dxa"/>
          </w:tcPr>
          <w:p w14:paraId="27369686" w14:textId="24E2A731"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706</w:t>
            </w:r>
          </w:p>
        </w:tc>
        <w:tc>
          <w:tcPr>
            <w:tcW w:w="823" w:type="dxa"/>
          </w:tcPr>
          <w:p w14:paraId="74396985" w14:textId="50A6036D"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543</w:t>
            </w:r>
          </w:p>
        </w:tc>
        <w:tc>
          <w:tcPr>
            <w:tcW w:w="823" w:type="dxa"/>
          </w:tcPr>
          <w:p w14:paraId="59920129" w14:textId="6D181C21"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906</w:t>
            </w:r>
          </w:p>
        </w:tc>
        <w:tc>
          <w:tcPr>
            <w:tcW w:w="823" w:type="dxa"/>
          </w:tcPr>
          <w:p w14:paraId="514366D2" w14:textId="6ECF4135"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516</w:t>
            </w:r>
          </w:p>
        </w:tc>
        <w:tc>
          <w:tcPr>
            <w:tcW w:w="823" w:type="dxa"/>
          </w:tcPr>
          <w:p w14:paraId="21CC79D5" w14:textId="0CE136BD" w:rsidR="00F918A1" w:rsidRPr="00E83F4C" w:rsidRDefault="00F918A1" w:rsidP="00F918A1">
            <w:pPr>
              <w:keepNext/>
              <w:keepLines/>
              <w:tabs>
                <w:tab w:val="left" w:pos="360"/>
              </w:tabs>
              <w:suppressAutoHyphens/>
              <w:spacing w:before="40" w:after="40"/>
              <w:ind w:right="-72"/>
              <w:jc w:val="center"/>
              <w:rPr>
                <w:rFonts w:cs="Arial"/>
                <w:sz w:val="18"/>
                <w:szCs w:val="18"/>
              </w:rPr>
            </w:pPr>
            <w:r w:rsidRPr="009B28EB">
              <w:rPr>
                <w:rFonts w:cs="Arial"/>
                <w:sz w:val="18"/>
                <w:szCs w:val="18"/>
              </w:rPr>
              <w:t>373</w:t>
            </w:r>
          </w:p>
        </w:tc>
        <w:tc>
          <w:tcPr>
            <w:tcW w:w="823" w:type="dxa"/>
          </w:tcPr>
          <w:p w14:paraId="3C6A974D" w14:textId="3D073372"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680</w:t>
            </w:r>
          </w:p>
        </w:tc>
        <w:tc>
          <w:tcPr>
            <w:tcW w:w="823" w:type="dxa"/>
          </w:tcPr>
          <w:p w14:paraId="603B4448" w14:textId="2E42D2D9"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1,218</w:t>
            </w:r>
          </w:p>
        </w:tc>
        <w:tc>
          <w:tcPr>
            <w:tcW w:w="823" w:type="dxa"/>
          </w:tcPr>
          <w:p w14:paraId="5CB759CB" w14:textId="09D4DA28"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1,155</w:t>
            </w:r>
          </w:p>
        </w:tc>
        <w:tc>
          <w:tcPr>
            <w:tcW w:w="823" w:type="dxa"/>
          </w:tcPr>
          <w:p w14:paraId="28938F53" w14:textId="37EAEE34"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1,192</w:t>
            </w:r>
          </w:p>
        </w:tc>
      </w:tr>
      <w:tr w:rsidR="00F918A1" w:rsidRPr="00B66842" w14:paraId="7C9927E3" w14:textId="77777777" w:rsidTr="00DA5EA7">
        <w:trPr>
          <w:cantSplit/>
          <w:trHeight w:val="236"/>
        </w:trPr>
        <w:tc>
          <w:tcPr>
            <w:tcW w:w="1890" w:type="dxa"/>
            <w:tcBorders>
              <w:top w:val="single" w:sz="4" w:space="0" w:color="BFBFBF" w:themeColor="background1" w:themeShade="BF"/>
              <w:bottom w:val="single" w:sz="4" w:space="0" w:color="BFBFBF" w:themeColor="background1" w:themeShade="BF"/>
            </w:tcBorders>
            <w:vAlign w:val="center"/>
          </w:tcPr>
          <w:p w14:paraId="6FE4D323" w14:textId="77777777" w:rsidR="00F918A1" w:rsidRPr="00E83F4C" w:rsidRDefault="00F918A1" w:rsidP="00F918A1">
            <w:pPr>
              <w:keepNext/>
              <w:keepLines/>
              <w:suppressAutoHyphens/>
              <w:spacing w:before="40" w:after="40"/>
              <w:ind w:right="-720"/>
              <w:rPr>
                <w:rFonts w:cs="Arial"/>
                <w:sz w:val="18"/>
                <w:szCs w:val="18"/>
              </w:rPr>
            </w:pPr>
            <w:r w:rsidRPr="00E83F4C">
              <w:rPr>
                <w:rFonts w:cs="Arial"/>
                <w:sz w:val="18"/>
                <w:szCs w:val="18"/>
              </w:rPr>
              <w:t>Landings (t)</w:t>
            </w:r>
          </w:p>
        </w:tc>
        <w:tc>
          <w:tcPr>
            <w:tcW w:w="823" w:type="dxa"/>
          </w:tcPr>
          <w:p w14:paraId="769AD476" w14:textId="6DA6E40B"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706</w:t>
            </w:r>
          </w:p>
        </w:tc>
        <w:tc>
          <w:tcPr>
            <w:tcW w:w="823" w:type="dxa"/>
          </w:tcPr>
          <w:p w14:paraId="2CD5B073" w14:textId="02C751FA"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543</w:t>
            </w:r>
          </w:p>
        </w:tc>
        <w:tc>
          <w:tcPr>
            <w:tcW w:w="823" w:type="dxa"/>
          </w:tcPr>
          <w:p w14:paraId="1CDEFB47" w14:textId="310A451B"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882</w:t>
            </w:r>
          </w:p>
        </w:tc>
        <w:tc>
          <w:tcPr>
            <w:tcW w:w="823" w:type="dxa"/>
          </w:tcPr>
          <w:p w14:paraId="315AA1EB" w14:textId="029B97BD"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510</w:t>
            </w:r>
          </w:p>
        </w:tc>
        <w:tc>
          <w:tcPr>
            <w:tcW w:w="823" w:type="dxa"/>
          </w:tcPr>
          <w:p w14:paraId="7D028703" w14:textId="2605B06C" w:rsidR="00F918A1" w:rsidRPr="00E83F4C" w:rsidRDefault="00F918A1" w:rsidP="00F918A1">
            <w:pPr>
              <w:keepNext/>
              <w:keepLines/>
              <w:tabs>
                <w:tab w:val="left" w:pos="360"/>
              </w:tabs>
              <w:suppressAutoHyphens/>
              <w:spacing w:before="40" w:after="40"/>
              <w:ind w:right="-72"/>
              <w:jc w:val="center"/>
              <w:rPr>
                <w:rFonts w:cs="Arial"/>
                <w:sz w:val="18"/>
                <w:szCs w:val="18"/>
              </w:rPr>
            </w:pPr>
            <w:r w:rsidRPr="009B28EB">
              <w:rPr>
                <w:rFonts w:cs="Arial"/>
                <w:sz w:val="18"/>
                <w:szCs w:val="18"/>
              </w:rPr>
              <w:t>381</w:t>
            </w:r>
          </w:p>
        </w:tc>
        <w:tc>
          <w:tcPr>
            <w:tcW w:w="823" w:type="dxa"/>
          </w:tcPr>
          <w:p w14:paraId="65028BB4" w14:textId="1E9E9F01"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684</w:t>
            </w:r>
          </w:p>
        </w:tc>
        <w:tc>
          <w:tcPr>
            <w:tcW w:w="823" w:type="dxa"/>
          </w:tcPr>
          <w:p w14:paraId="2DB65DEB" w14:textId="1E82CFB4"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1,183</w:t>
            </w:r>
          </w:p>
        </w:tc>
        <w:tc>
          <w:tcPr>
            <w:tcW w:w="823" w:type="dxa"/>
          </w:tcPr>
          <w:p w14:paraId="483DDEEE" w14:textId="544DFD54"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1,166</w:t>
            </w:r>
          </w:p>
        </w:tc>
        <w:tc>
          <w:tcPr>
            <w:tcW w:w="823" w:type="dxa"/>
          </w:tcPr>
          <w:p w14:paraId="3884E9F7" w14:textId="43D154A7"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1,084</w:t>
            </w:r>
          </w:p>
        </w:tc>
      </w:tr>
      <w:tr w:rsidR="00F918A1" w:rsidRPr="00B66842" w14:paraId="2002BCD4" w14:textId="77777777" w:rsidTr="00DA5EA7">
        <w:trPr>
          <w:cantSplit/>
          <w:trHeight w:val="104"/>
        </w:trPr>
        <w:tc>
          <w:tcPr>
            <w:tcW w:w="1890" w:type="dxa"/>
            <w:tcBorders>
              <w:top w:val="single" w:sz="4" w:space="0" w:color="BFBFBF" w:themeColor="background1" w:themeShade="BF"/>
              <w:bottom w:val="single" w:sz="4" w:space="0" w:color="BFBFBF" w:themeColor="background1" w:themeShade="BF"/>
            </w:tcBorders>
            <w:vAlign w:val="center"/>
          </w:tcPr>
          <w:p w14:paraId="1A9C3C1C" w14:textId="30B7B8DC" w:rsidR="00F918A1" w:rsidRPr="00E83F4C" w:rsidRDefault="00F918A1" w:rsidP="00F918A1">
            <w:pPr>
              <w:keepNext/>
              <w:keepLines/>
              <w:suppressAutoHyphens/>
              <w:spacing w:before="40" w:after="40"/>
              <w:ind w:right="-720"/>
              <w:rPr>
                <w:rFonts w:cs="Arial"/>
                <w:sz w:val="18"/>
                <w:szCs w:val="18"/>
              </w:rPr>
            </w:pPr>
            <w:r w:rsidRPr="00E83F4C">
              <w:rPr>
                <w:rFonts w:cs="Arial"/>
                <w:sz w:val="18"/>
                <w:szCs w:val="18"/>
              </w:rPr>
              <w:t>CPUE (kg/trap-haul)</w:t>
            </w:r>
            <w:r w:rsidRPr="00E83F4C">
              <w:rPr>
                <w:rFonts w:cs="Arial"/>
                <w:sz w:val="18"/>
                <w:szCs w:val="18"/>
                <w:vertAlign w:val="superscript"/>
              </w:rPr>
              <w:t xml:space="preserve"> </w:t>
            </w:r>
          </w:p>
        </w:tc>
        <w:tc>
          <w:tcPr>
            <w:tcW w:w="823" w:type="dxa"/>
          </w:tcPr>
          <w:p w14:paraId="381CCE63" w14:textId="0A82236F"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41.8</w:t>
            </w:r>
          </w:p>
        </w:tc>
        <w:tc>
          <w:tcPr>
            <w:tcW w:w="823" w:type="dxa"/>
          </w:tcPr>
          <w:p w14:paraId="44266B6E" w14:textId="3E901C00"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49.0</w:t>
            </w:r>
          </w:p>
        </w:tc>
        <w:tc>
          <w:tcPr>
            <w:tcW w:w="823" w:type="dxa"/>
          </w:tcPr>
          <w:p w14:paraId="10F42F09" w14:textId="3FB1B156"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38.1</w:t>
            </w:r>
          </w:p>
        </w:tc>
        <w:tc>
          <w:tcPr>
            <w:tcW w:w="823" w:type="dxa"/>
          </w:tcPr>
          <w:p w14:paraId="02BD181B" w14:textId="07802F9B"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38.2</w:t>
            </w:r>
          </w:p>
        </w:tc>
        <w:tc>
          <w:tcPr>
            <w:tcW w:w="823" w:type="dxa"/>
          </w:tcPr>
          <w:p w14:paraId="2B528140" w14:textId="63595537"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43.9</w:t>
            </w:r>
          </w:p>
        </w:tc>
        <w:tc>
          <w:tcPr>
            <w:tcW w:w="823" w:type="dxa"/>
          </w:tcPr>
          <w:p w14:paraId="17354BFF" w14:textId="7771506D"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72.6</w:t>
            </w:r>
          </w:p>
        </w:tc>
        <w:tc>
          <w:tcPr>
            <w:tcW w:w="823" w:type="dxa"/>
          </w:tcPr>
          <w:p w14:paraId="72B134A6" w14:textId="6E99054E"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69.1</w:t>
            </w:r>
          </w:p>
        </w:tc>
        <w:tc>
          <w:tcPr>
            <w:tcW w:w="823" w:type="dxa"/>
          </w:tcPr>
          <w:p w14:paraId="133DBB4B" w14:textId="24775AAE"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64.5</w:t>
            </w:r>
          </w:p>
        </w:tc>
        <w:tc>
          <w:tcPr>
            <w:tcW w:w="823" w:type="dxa"/>
          </w:tcPr>
          <w:p w14:paraId="76BAAF66" w14:textId="23691454"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45.2</w:t>
            </w:r>
          </w:p>
        </w:tc>
      </w:tr>
      <w:tr w:rsidR="00F918A1" w:rsidRPr="00B66842" w14:paraId="59F3DF18" w14:textId="77777777" w:rsidTr="00DA5EA7">
        <w:trPr>
          <w:cantSplit/>
          <w:trHeight w:val="71"/>
        </w:trPr>
        <w:tc>
          <w:tcPr>
            <w:tcW w:w="1890" w:type="dxa"/>
            <w:tcBorders>
              <w:top w:val="single" w:sz="4" w:space="0" w:color="BFBFBF" w:themeColor="background1" w:themeShade="BF"/>
              <w:bottom w:val="single" w:sz="4" w:space="0" w:color="BFBFBF" w:themeColor="background1" w:themeShade="BF"/>
            </w:tcBorders>
            <w:vAlign w:val="center"/>
          </w:tcPr>
          <w:p w14:paraId="2412D008" w14:textId="77777777" w:rsidR="00F918A1" w:rsidRPr="00E83F4C" w:rsidRDefault="00F918A1" w:rsidP="00F918A1">
            <w:pPr>
              <w:keepNext/>
              <w:keepLines/>
              <w:suppressAutoHyphens/>
              <w:spacing w:before="40" w:after="40"/>
              <w:ind w:right="-720"/>
              <w:rPr>
                <w:rFonts w:cs="Arial"/>
                <w:sz w:val="18"/>
                <w:szCs w:val="18"/>
              </w:rPr>
            </w:pPr>
            <w:r w:rsidRPr="00E83F4C">
              <w:rPr>
                <w:rFonts w:cs="Arial"/>
                <w:sz w:val="18"/>
                <w:szCs w:val="18"/>
              </w:rPr>
              <w:t>Effort (trap hauls)</w:t>
            </w:r>
          </w:p>
        </w:tc>
        <w:tc>
          <w:tcPr>
            <w:tcW w:w="823" w:type="dxa"/>
          </w:tcPr>
          <w:p w14:paraId="3690F065" w14:textId="05B02A95"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16,890</w:t>
            </w:r>
          </w:p>
        </w:tc>
        <w:tc>
          <w:tcPr>
            <w:tcW w:w="823" w:type="dxa"/>
          </w:tcPr>
          <w:p w14:paraId="71631932" w14:textId="05269D66"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11,086</w:t>
            </w:r>
          </w:p>
        </w:tc>
        <w:tc>
          <w:tcPr>
            <w:tcW w:w="823" w:type="dxa"/>
          </w:tcPr>
          <w:p w14:paraId="01CA9073" w14:textId="4DA8B029"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23,163</w:t>
            </w:r>
          </w:p>
        </w:tc>
        <w:tc>
          <w:tcPr>
            <w:tcW w:w="823" w:type="dxa"/>
          </w:tcPr>
          <w:p w14:paraId="531433DD" w14:textId="18B4D67C"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13,351</w:t>
            </w:r>
          </w:p>
        </w:tc>
        <w:tc>
          <w:tcPr>
            <w:tcW w:w="823" w:type="dxa"/>
          </w:tcPr>
          <w:p w14:paraId="491685F2" w14:textId="2F023381"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8,667</w:t>
            </w:r>
          </w:p>
        </w:tc>
        <w:tc>
          <w:tcPr>
            <w:tcW w:w="823" w:type="dxa"/>
          </w:tcPr>
          <w:p w14:paraId="001D6B89" w14:textId="50589FB8"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9,421</w:t>
            </w:r>
          </w:p>
        </w:tc>
        <w:tc>
          <w:tcPr>
            <w:tcW w:w="823" w:type="dxa"/>
          </w:tcPr>
          <w:p w14:paraId="03B3195A" w14:textId="1EA7E04D"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17,120</w:t>
            </w:r>
          </w:p>
        </w:tc>
        <w:tc>
          <w:tcPr>
            <w:tcW w:w="823" w:type="dxa"/>
          </w:tcPr>
          <w:p w14:paraId="08E0361E" w14:textId="302E7F2C"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18,083</w:t>
            </w:r>
          </w:p>
        </w:tc>
        <w:tc>
          <w:tcPr>
            <w:tcW w:w="823" w:type="dxa"/>
          </w:tcPr>
          <w:p w14:paraId="00C39389" w14:textId="3B478B58"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22,168</w:t>
            </w:r>
          </w:p>
        </w:tc>
      </w:tr>
      <w:tr w:rsidR="00F918A1" w:rsidRPr="00B66842" w14:paraId="00513400" w14:textId="77777777" w:rsidTr="00DA5EA7">
        <w:trPr>
          <w:cantSplit/>
          <w:trHeight w:val="293"/>
        </w:trPr>
        <w:tc>
          <w:tcPr>
            <w:tcW w:w="1890" w:type="dxa"/>
            <w:tcBorders>
              <w:top w:val="single" w:sz="4" w:space="0" w:color="BFBFBF" w:themeColor="background1" w:themeShade="BF"/>
              <w:bottom w:val="single" w:sz="4" w:space="0" w:color="BFBFBF" w:themeColor="background1" w:themeShade="BF"/>
            </w:tcBorders>
            <w:vAlign w:val="center"/>
          </w:tcPr>
          <w:p w14:paraId="7BC277A7" w14:textId="1CFA5D6F" w:rsidR="00F918A1" w:rsidRPr="00E83F4C" w:rsidRDefault="00F918A1" w:rsidP="00F918A1">
            <w:pPr>
              <w:keepNext/>
              <w:keepLines/>
              <w:suppressAutoHyphens/>
              <w:ind w:right="-720"/>
              <w:rPr>
                <w:rFonts w:cs="Arial"/>
                <w:sz w:val="18"/>
                <w:szCs w:val="18"/>
              </w:rPr>
            </w:pPr>
            <w:r w:rsidRPr="00E83F4C">
              <w:rPr>
                <w:rFonts w:cs="Arial"/>
                <w:sz w:val="18"/>
                <w:szCs w:val="18"/>
              </w:rPr>
              <w:t>Soft-shelled crab</w:t>
            </w:r>
            <w:r w:rsidRPr="00E83F4C">
              <w:rPr>
                <w:rFonts w:cs="Arial"/>
                <w:sz w:val="18"/>
                <w:szCs w:val="18"/>
              </w:rPr>
              <w:br/>
              <w:t>(%) in catches</w:t>
            </w:r>
            <w:r w:rsidRPr="00E83F4C">
              <w:rPr>
                <w:rFonts w:cs="Arial"/>
                <w:sz w:val="18"/>
                <w:szCs w:val="18"/>
                <w:vertAlign w:val="superscript"/>
              </w:rPr>
              <w:t xml:space="preserve"> </w:t>
            </w:r>
            <w:r w:rsidR="00DA36D3">
              <w:rPr>
                <w:rFonts w:cs="Arial"/>
                <w:sz w:val="18"/>
                <w:szCs w:val="18"/>
                <w:vertAlign w:val="superscript"/>
              </w:rPr>
              <w:t>2</w:t>
            </w:r>
          </w:p>
        </w:tc>
        <w:tc>
          <w:tcPr>
            <w:tcW w:w="823" w:type="dxa"/>
            <w:vAlign w:val="center"/>
          </w:tcPr>
          <w:p w14:paraId="45AE9196" w14:textId="63634EA1"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9.4</w:t>
            </w:r>
          </w:p>
        </w:tc>
        <w:tc>
          <w:tcPr>
            <w:tcW w:w="823" w:type="dxa"/>
            <w:vAlign w:val="center"/>
          </w:tcPr>
          <w:p w14:paraId="551405DD" w14:textId="046E2770"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2.4</w:t>
            </w:r>
          </w:p>
        </w:tc>
        <w:tc>
          <w:tcPr>
            <w:tcW w:w="823" w:type="dxa"/>
            <w:vAlign w:val="center"/>
          </w:tcPr>
          <w:p w14:paraId="7C31D3B0" w14:textId="388D698E"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1.7</w:t>
            </w:r>
          </w:p>
        </w:tc>
        <w:tc>
          <w:tcPr>
            <w:tcW w:w="823" w:type="dxa"/>
            <w:vAlign w:val="center"/>
          </w:tcPr>
          <w:p w14:paraId="1E92F010" w14:textId="2B7CDAB4"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3.3</w:t>
            </w:r>
          </w:p>
        </w:tc>
        <w:tc>
          <w:tcPr>
            <w:tcW w:w="823" w:type="dxa"/>
            <w:vAlign w:val="center"/>
          </w:tcPr>
          <w:p w14:paraId="061069A9" w14:textId="56F89B36"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10.4</w:t>
            </w:r>
          </w:p>
        </w:tc>
        <w:tc>
          <w:tcPr>
            <w:tcW w:w="823" w:type="dxa"/>
            <w:vAlign w:val="center"/>
          </w:tcPr>
          <w:p w14:paraId="3EB235B0" w14:textId="08F4F997"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1.9</w:t>
            </w:r>
          </w:p>
        </w:tc>
        <w:tc>
          <w:tcPr>
            <w:tcW w:w="823" w:type="dxa"/>
            <w:vAlign w:val="center"/>
          </w:tcPr>
          <w:p w14:paraId="55C26ABE" w14:textId="601AD8FB"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1.3</w:t>
            </w:r>
          </w:p>
        </w:tc>
        <w:tc>
          <w:tcPr>
            <w:tcW w:w="823" w:type="dxa"/>
            <w:vAlign w:val="center"/>
          </w:tcPr>
          <w:p w14:paraId="1E85D1A5" w14:textId="6B7869BE"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2.1</w:t>
            </w:r>
          </w:p>
        </w:tc>
        <w:tc>
          <w:tcPr>
            <w:tcW w:w="823" w:type="dxa"/>
            <w:vAlign w:val="center"/>
          </w:tcPr>
          <w:p w14:paraId="6E753CFF" w14:textId="3C3AD63D"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NA</w:t>
            </w:r>
          </w:p>
        </w:tc>
      </w:tr>
      <w:tr w:rsidR="00F918A1" w:rsidRPr="00B66842" w14:paraId="5D3EA41A" w14:textId="77777777" w:rsidTr="00DA5EA7">
        <w:trPr>
          <w:cantSplit/>
          <w:trHeight w:val="293"/>
        </w:trPr>
        <w:tc>
          <w:tcPr>
            <w:tcW w:w="1890" w:type="dxa"/>
            <w:tcBorders>
              <w:top w:val="single" w:sz="4" w:space="0" w:color="BFBFBF" w:themeColor="background1" w:themeShade="BF"/>
              <w:bottom w:val="single" w:sz="12" w:space="0" w:color="auto"/>
            </w:tcBorders>
            <w:vAlign w:val="center"/>
          </w:tcPr>
          <w:p w14:paraId="4644954E" w14:textId="77777777" w:rsidR="00F918A1" w:rsidRPr="00E83F4C" w:rsidRDefault="00F918A1" w:rsidP="00F918A1">
            <w:pPr>
              <w:keepNext/>
              <w:keepLines/>
              <w:suppressAutoHyphens/>
              <w:ind w:right="-720"/>
              <w:rPr>
                <w:rFonts w:cs="Arial"/>
                <w:sz w:val="18"/>
                <w:szCs w:val="18"/>
              </w:rPr>
            </w:pPr>
            <w:r w:rsidRPr="00E83F4C">
              <w:rPr>
                <w:rFonts w:cs="Arial"/>
                <w:sz w:val="18"/>
                <w:szCs w:val="18"/>
              </w:rPr>
              <w:t>Sectors closed</w:t>
            </w:r>
            <w:r w:rsidRPr="00E83F4C">
              <w:rPr>
                <w:rFonts w:cs="Arial"/>
                <w:sz w:val="18"/>
                <w:szCs w:val="18"/>
              </w:rPr>
              <w:br/>
              <w:t>(total of 3)</w:t>
            </w:r>
          </w:p>
        </w:tc>
        <w:tc>
          <w:tcPr>
            <w:tcW w:w="823" w:type="dxa"/>
            <w:tcBorders>
              <w:bottom w:val="single" w:sz="12" w:space="0" w:color="auto"/>
            </w:tcBorders>
            <w:vAlign w:val="center"/>
          </w:tcPr>
          <w:p w14:paraId="371F0E19" w14:textId="1B94AAAA"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3D6C9333" w14:textId="62FFF568"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0957D543" w14:textId="2B976C41"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099D14A1" w14:textId="61B0E51A"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6A2D1B2F" w14:textId="15286A6F"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0</w:t>
            </w:r>
          </w:p>
        </w:tc>
        <w:tc>
          <w:tcPr>
            <w:tcW w:w="823" w:type="dxa"/>
            <w:tcBorders>
              <w:bottom w:val="single" w:sz="12" w:space="0" w:color="auto"/>
            </w:tcBorders>
            <w:vAlign w:val="center"/>
          </w:tcPr>
          <w:p w14:paraId="5F78CAD7" w14:textId="5B8DC131"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0</w:t>
            </w:r>
          </w:p>
        </w:tc>
        <w:tc>
          <w:tcPr>
            <w:tcW w:w="823" w:type="dxa"/>
            <w:tcBorders>
              <w:bottom w:val="single" w:sz="12" w:space="0" w:color="auto"/>
            </w:tcBorders>
            <w:vAlign w:val="center"/>
          </w:tcPr>
          <w:p w14:paraId="380A821B" w14:textId="7A42B2F8"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0</w:t>
            </w:r>
          </w:p>
        </w:tc>
        <w:tc>
          <w:tcPr>
            <w:tcW w:w="823" w:type="dxa"/>
            <w:tcBorders>
              <w:bottom w:val="single" w:sz="12" w:space="0" w:color="auto"/>
            </w:tcBorders>
            <w:vAlign w:val="center"/>
          </w:tcPr>
          <w:p w14:paraId="062E2426" w14:textId="78FBF1DA"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0</w:t>
            </w:r>
          </w:p>
        </w:tc>
        <w:tc>
          <w:tcPr>
            <w:tcW w:w="823" w:type="dxa"/>
            <w:tcBorders>
              <w:bottom w:val="single" w:sz="12" w:space="0" w:color="auto"/>
            </w:tcBorders>
            <w:vAlign w:val="center"/>
          </w:tcPr>
          <w:p w14:paraId="502098BE" w14:textId="0F7C36AF"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NA</w:t>
            </w:r>
          </w:p>
        </w:tc>
      </w:tr>
    </w:tbl>
    <w:p w14:paraId="73F84882" w14:textId="03D7E5DB" w:rsidR="005B7224" w:rsidRDefault="005B7224" w:rsidP="005B7224">
      <w:pPr>
        <w:rPr>
          <w:sz w:val="18"/>
          <w:szCs w:val="18"/>
        </w:rPr>
      </w:pPr>
      <w:r w:rsidRPr="000746E9">
        <w:rPr>
          <w:sz w:val="18"/>
          <w:szCs w:val="18"/>
          <w:vertAlign w:val="superscript"/>
        </w:rPr>
        <w:t>1</w:t>
      </w:r>
      <w:r>
        <w:rPr>
          <w:sz w:val="18"/>
          <w:szCs w:val="18"/>
        </w:rPr>
        <w:t>Since 2012, quotas were revised f</w:t>
      </w:r>
      <w:r w:rsidRPr="000746E9">
        <w:rPr>
          <w:sz w:val="18"/>
          <w:szCs w:val="18"/>
        </w:rPr>
        <w:t xml:space="preserve">or </w:t>
      </w:r>
      <w:proofErr w:type="spellStart"/>
      <w:r w:rsidRPr="000746E9">
        <w:rPr>
          <w:sz w:val="18"/>
          <w:szCs w:val="18"/>
        </w:rPr>
        <w:t>interannual</w:t>
      </w:r>
      <w:proofErr w:type="spellEnd"/>
      <w:r w:rsidRPr="000746E9">
        <w:rPr>
          <w:sz w:val="18"/>
          <w:szCs w:val="18"/>
        </w:rPr>
        <w:t xml:space="preserve"> quota adjustments, reconciliations, and re-distribution of the scientific quota among areas, the revised quota</w:t>
      </w:r>
      <w:r>
        <w:rPr>
          <w:sz w:val="18"/>
          <w:szCs w:val="18"/>
        </w:rPr>
        <w:t>s</w:t>
      </w:r>
      <w:r w:rsidRPr="000746E9">
        <w:rPr>
          <w:sz w:val="18"/>
          <w:szCs w:val="18"/>
        </w:rPr>
        <w:t xml:space="preserve"> do not necessarily correspond to the TAC in the notice to harvesters.</w:t>
      </w:r>
      <w:r w:rsidRPr="000746E9">
        <w:rPr>
          <w:sz w:val="18"/>
          <w:szCs w:val="18"/>
        </w:rPr>
        <w:br/>
      </w:r>
      <w:r w:rsidR="00DA36D3">
        <w:rPr>
          <w:sz w:val="18"/>
          <w:szCs w:val="18"/>
          <w:vertAlign w:val="superscript"/>
        </w:rPr>
        <w:t>2</w:t>
      </w:r>
      <w:r w:rsidRPr="000746E9">
        <w:rPr>
          <w:sz w:val="18"/>
          <w:szCs w:val="18"/>
          <w:vertAlign w:val="superscript"/>
        </w:rPr>
        <w:t xml:space="preserve"> </w:t>
      </w:r>
      <w:r w:rsidRPr="000746E9">
        <w:rPr>
          <w:sz w:val="18"/>
          <w:szCs w:val="18"/>
        </w:rPr>
        <w:t>The percentage</w:t>
      </w:r>
      <w:r>
        <w:rPr>
          <w:sz w:val="18"/>
          <w:szCs w:val="18"/>
        </w:rPr>
        <w:t>s are</w:t>
      </w:r>
      <w:r w:rsidRPr="000746E9">
        <w:rPr>
          <w:sz w:val="18"/>
          <w:szCs w:val="18"/>
        </w:rPr>
        <w:t xml:space="preserve"> based on durometer reading</w:t>
      </w:r>
      <w:r>
        <w:rPr>
          <w:sz w:val="18"/>
          <w:szCs w:val="18"/>
        </w:rPr>
        <w:t>s</w:t>
      </w:r>
      <w:r w:rsidRPr="000746E9">
        <w:rPr>
          <w:sz w:val="18"/>
          <w:szCs w:val="18"/>
        </w:rPr>
        <w:t xml:space="preserve"> </w:t>
      </w:r>
      <w:r>
        <w:rPr>
          <w:sz w:val="18"/>
          <w:szCs w:val="18"/>
          <w:lang w:val="en-CA"/>
        </w:rPr>
        <w:t>&lt;</w:t>
      </w:r>
      <w:r w:rsidR="00697278">
        <w:rPr>
          <w:sz w:val="18"/>
          <w:szCs w:val="18"/>
          <w:lang w:val="en-CA"/>
        </w:rPr>
        <w:t xml:space="preserve"> </w:t>
      </w:r>
      <w:r w:rsidRPr="000746E9">
        <w:rPr>
          <w:sz w:val="18"/>
          <w:szCs w:val="18"/>
        </w:rPr>
        <w:t>68. Catches are defined as male crab</w:t>
      </w:r>
      <w:r>
        <w:rPr>
          <w:sz w:val="18"/>
          <w:szCs w:val="18"/>
        </w:rPr>
        <w:t>s</w:t>
      </w:r>
      <w:r w:rsidRPr="000746E9">
        <w:rPr>
          <w:sz w:val="18"/>
          <w:szCs w:val="18"/>
        </w:rPr>
        <w:t xml:space="preserve"> of all sizes.</w:t>
      </w:r>
    </w:p>
    <w:p w14:paraId="130D3A44" w14:textId="77777777" w:rsidR="00245867" w:rsidRPr="00CF452F" w:rsidRDefault="003027CC" w:rsidP="00245867">
      <w:pPr>
        <w:pStyle w:val="BodyText"/>
      </w:pPr>
      <w:r w:rsidRPr="00081C29">
        <w:t>Catch per unit of effort (CPUE</w:t>
      </w:r>
      <w:r w:rsidR="00EA4384">
        <w:t xml:space="preserve">; </w:t>
      </w:r>
      <w:r w:rsidR="00EA4384" w:rsidRPr="00F40351">
        <w:t>expressed</w:t>
      </w:r>
      <w:r w:rsidR="00EA4384" w:rsidRPr="00081C29">
        <w:t xml:space="preserve"> as k</w:t>
      </w:r>
      <w:r w:rsidR="00EA4384">
        <w:t>ilo</w:t>
      </w:r>
      <w:r w:rsidR="00EA4384" w:rsidRPr="00081C29">
        <w:t>g</w:t>
      </w:r>
      <w:r w:rsidR="00EA4384">
        <w:t xml:space="preserve">ram </w:t>
      </w:r>
      <w:r w:rsidR="00EA4384" w:rsidRPr="00081C29">
        <w:t>per trap-haul (kg/</w:t>
      </w:r>
      <w:proofErr w:type="spellStart"/>
      <w:r w:rsidR="00EA4384" w:rsidRPr="00081C29">
        <w:t>th</w:t>
      </w:r>
      <w:proofErr w:type="spellEnd"/>
      <w:r w:rsidR="00EA4384" w:rsidRPr="00081C29">
        <w:t>)</w:t>
      </w:r>
      <w:r w:rsidRPr="00F40351">
        <w:t>)</w:t>
      </w:r>
      <w:r w:rsidR="00EA4384">
        <w:t xml:space="preserve"> is considered</w:t>
      </w:r>
      <w:r w:rsidR="00FB4B6C" w:rsidRPr="00F40351">
        <w:t xml:space="preserve"> an index of fishery performance</w:t>
      </w:r>
      <w:r w:rsidR="00EA4384">
        <w:t xml:space="preserve"> and</w:t>
      </w:r>
      <w:r w:rsidRPr="00081C29">
        <w:t xml:space="preserve"> is calculated directly from logbook </w:t>
      </w:r>
      <w:r w:rsidRPr="00081C29">
        <w:rPr>
          <w:spacing w:val="-2"/>
        </w:rPr>
        <w:t xml:space="preserve">data as the ratio of total landings (kg) to total effort </w:t>
      </w:r>
      <w:r w:rsidRPr="00081C29">
        <w:rPr>
          <w:spacing w:val="-3"/>
        </w:rPr>
        <w:t>(trap-hauls</w:t>
      </w:r>
      <w:r w:rsidRPr="00081C29">
        <w:rPr>
          <w:spacing w:val="-3"/>
          <w:szCs w:val="22"/>
        </w:rPr>
        <w:t xml:space="preserve">). CPUE values are not standardized and do not account for changes in management measures and fishing practices and </w:t>
      </w:r>
      <w:r w:rsidRPr="00502E71">
        <w:rPr>
          <w:spacing w:val="-3"/>
          <w:szCs w:val="22"/>
        </w:rPr>
        <w:t>as a result may not be directly proportional to biomass.</w:t>
      </w:r>
      <w:r w:rsidR="002F1F9A">
        <w:rPr>
          <w:spacing w:val="-3"/>
          <w:szCs w:val="22"/>
        </w:rPr>
        <w:t xml:space="preserve"> </w:t>
      </w:r>
      <w:r w:rsidR="00245867" w:rsidRPr="00CF452F">
        <w:t>The fishery catch per unit effort indices are not used to infer on abundance of the commercial adult male snow crab. The unstandardized catch per unit effort from the fishery correlates weakly with the estimated biomass from the assessment. This results in differences in perception of stock abundance based on fishing industry observations (catch per unit of effort variations within season and between years) from those of the assessment.</w:t>
      </w:r>
    </w:p>
    <w:p w14:paraId="3D768CF1" w14:textId="31114DF7" w:rsidR="003027CC" w:rsidRPr="001B08CB" w:rsidRDefault="002F1F9A" w:rsidP="003027CC">
      <w:pPr>
        <w:pStyle w:val="BodyText"/>
      </w:pPr>
      <w:r>
        <w:rPr>
          <w:spacing w:val="-3"/>
        </w:rPr>
        <w:t xml:space="preserve">Average CPUE during the 2020 fishery decreased in all areas compared to 2019 (Figure 3). </w:t>
      </w:r>
    </w:p>
    <w:p w14:paraId="0809D75D" w14:textId="6399DD22" w:rsidR="003027CC" w:rsidRPr="00BA0EA2" w:rsidRDefault="00D37C0B" w:rsidP="003027CC">
      <w:pPr>
        <w:keepNext/>
        <w:jc w:val="center"/>
        <w:rPr>
          <w:sz w:val="20"/>
        </w:rPr>
      </w:pPr>
      <w:r>
        <w:rPr>
          <w:noProof/>
          <w:sz w:val="20"/>
        </w:rPr>
        <w:lastRenderedPageBreak/>
        <w:drawing>
          <wp:inline distT="0" distB="0" distL="0" distR="0" wp14:anchorId="2CD545BE" wp14:editId="1F719625">
            <wp:extent cx="5888990" cy="3670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8990" cy="3670300"/>
                    </a:xfrm>
                    <a:prstGeom prst="rect">
                      <a:avLst/>
                    </a:prstGeom>
                    <a:noFill/>
                  </pic:spPr>
                </pic:pic>
              </a:graphicData>
            </a:graphic>
          </wp:inline>
        </w:drawing>
      </w:r>
    </w:p>
    <w:p w14:paraId="7C97CE24" w14:textId="66DC8D31" w:rsidR="003027CC" w:rsidRDefault="003027CC" w:rsidP="002B0EB6">
      <w:pPr>
        <w:pStyle w:val="Caption-Figure"/>
      </w:pPr>
      <w:r w:rsidRPr="009E058B">
        <w:t>Figure 3</w:t>
      </w:r>
      <w:r w:rsidR="002B0EB6">
        <w:t>.</w:t>
      </w:r>
      <w:r w:rsidRPr="009E058B">
        <w:t xml:space="preserve"> </w:t>
      </w:r>
      <w:r w:rsidRPr="009E058B">
        <w:rPr>
          <w:rFonts w:cs="Arial"/>
        </w:rPr>
        <w:t>Catch per unit effort (</w:t>
      </w:r>
      <w:r w:rsidR="00272B52">
        <w:rPr>
          <w:rFonts w:cs="Arial"/>
        </w:rPr>
        <w:t xml:space="preserve">CPUE; </w:t>
      </w:r>
      <w:r w:rsidRPr="009E058B">
        <w:rPr>
          <w:rFonts w:cs="Arial"/>
        </w:rPr>
        <w:t xml:space="preserve">kg </w:t>
      </w:r>
      <w:r w:rsidR="00272B52">
        <w:rPr>
          <w:rFonts w:cs="Arial"/>
        </w:rPr>
        <w:t>/</w:t>
      </w:r>
      <w:r w:rsidRPr="009E058B">
        <w:rPr>
          <w:rFonts w:cs="Arial"/>
        </w:rPr>
        <w:t xml:space="preserve"> trap</w:t>
      </w:r>
      <w:r w:rsidR="00272B52">
        <w:rPr>
          <w:rFonts w:cs="Arial"/>
        </w:rPr>
        <w:t>-</w:t>
      </w:r>
      <w:r w:rsidRPr="009E058B">
        <w:rPr>
          <w:rFonts w:cs="Arial"/>
        </w:rPr>
        <w:t xml:space="preserve">haul) </w:t>
      </w:r>
      <w:r w:rsidRPr="009E058B">
        <w:t>in the southern Gulf of St. Lawrence snow crab fishery, Areas 12</w:t>
      </w:r>
      <w:r w:rsidR="009E6031">
        <w:t xml:space="preserve"> (black square</w:t>
      </w:r>
      <w:r w:rsidR="00A724DB">
        <w:t>s</w:t>
      </w:r>
      <w:r w:rsidR="009E6031">
        <w:t>)</w:t>
      </w:r>
      <w:r w:rsidRPr="009E058B">
        <w:t>, 19</w:t>
      </w:r>
      <w:r w:rsidR="009E6031">
        <w:t xml:space="preserve"> (open square</w:t>
      </w:r>
      <w:r w:rsidR="00A724DB">
        <w:t>s</w:t>
      </w:r>
      <w:r w:rsidR="009E6031">
        <w:t>)</w:t>
      </w:r>
      <w:r w:rsidRPr="009E058B">
        <w:t>, 12E</w:t>
      </w:r>
      <w:r w:rsidR="009E6031">
        <w:t xml:space="preserve"> (black circle</w:t>
      </w:r>
      <w:r w:rsidR="00A724DB">
        <w:t>s</w:t>
      </w:r>
      <w:r w:rsidR="009E6031">
        <w:t>)</w:t>
      </w:r>
      <w:r w:rsidRPr="009E058B">
        <w:t xml:space="preserve"> and 12F</w:t>
      </w:r>
      <w:r w:rsidR="009E6031">
        <w:t xml:space="preserve"> (open circle</w:t>
      </w:r>
      <w:r w:rsidR="00A724DB">
        <w:t>s</w:t>
      </w:r>
      <w:r w:rsidR="009E6031">
        <w:t>)</w:t>
      </w:r>
      <w:r w:rsidRPr="009E058B">
        <w:t>,</w:t>
      </w:r>
      <w:r w:rsidR="004A5EF1">
        <w:t xml:space="preserve"> based on logbooks, 1997 to 2020</w:t>
      </w:r>
      <w:r w:rsidRPr="009E058B">
        <w:t>.</w:t>
      </w:r>
    </w:p>
    <w:p w14:paraId="36218B3C" w14:textId="77777777" w:rsidR="004A5EF1" w:rsidRPr="00BA5D27" w:rsidRDefault="004A5EF1" w:rsidP="002B0EB6">
      <w:pPr>
        <w:pStyle w:val="Caption-Figure"/>
      </w:pPr>
    </w:p>
    <w:p w14:paraId="023975A4" w14:textId="77777777" w:rsidR="006012C6" w:rsidRDefault="004C4322" w:rsidP="002A0014">
      <w:pPr>
        <w:pStyle w:val="Heading2"/>
      </w:pPr>
      <w:r w:rsidRPr="00BA4C03">
        <w:t>ASSESSMENT</w:t>
      </w:r>
    </w:p>
    <w:p w14:paraId="7162C667" w14:textId="27E5C4BC" w:rsidR="001E2086" w:rsidRPr="009E6031" w:rsidRDefault="001E2086" w:rsidP="00B01278">
      <w:pPr>
        <w:pStyle w:val="BodyText"/>
      </w:pPr>
      <w:r w:rsidRPr="00B01278">
        <w:t xml:space="preserve">Snow crab in </w:t>
      </w:r>
      <w:r w:rsidR="00A863E0" w:rsidRPr="009E6031">
        <w:t xml:space="preserve">the </w:t>
      </w:r>
      <w:proofErr w:type="spellStart"/>
      <w:r w:rsidR="00C940BA" w:rsidRPr="009E6031">
        <w:t>sGSL</w:t>
      </w:r>
      <w:proofErr w:type="spellEnd"/>
      <w:r w:rsidR="00A863E0" w:rsidRPr="009E6031">
        <w:t xml:space="preserve"> </w:t>
      </w:r>
      <w:r w:rsidR="0055608E" w:rsidRPr="009E6031">
        <w:t xml:space="preserve">is </w:t>
      </w:r>
      <w:r w:rsidR="00A863E0" w:rsidRPr="009E6031">
        <w:t xml:space="preserve">considered </w:t>
      </w:r>
      <w:r w:rsidR="0055608E" w:rsidRPr="009E6031">
        <w:t xml:space="preserve">as </w:t>
      </w:r>
      <w:r w:rsidRPr="009E6031">
        <w:t xml:space="preserve">a single </w:t>
      </w:r>
      <w:r w:rsidR="0055608E" w:rsidRPr="009E6031">
        <w:t>stock unit</w:t>
      </w:r>
      <w:r w:rsidR="00A863E0" w:rsidRPr="009E6031">
        <w:t xml:space="preserve"> for assessment purposes</w:t>
      </w:r>
      <w:r w:rsidR="005C0E74" w:rsidRPr="009E6031">
        <w:t xml:space="preserve">. This stock </w:t>
      </w:r>
      <w:r w:rsidR="00CD4DC1" w:rsidRPr="009E6031">
        <w:t>unit comprises</w:t>
      </w:r>
      <w:r w:rsidRPr="009E6031">
        <w:t xml:space="preserve"> </w:t>
      </w:r>
      <w:r w:rsidR="00EA4384">
        <w:t xml:space="preserve">snow crab </w:t>
      </w:r>
      <w:r w:rsidR="00A863E0" w:rsidRPr="009E6031">
        <w:t>fishing areas 12, 19, 12E, and 12F</w:t>
      </w:r>
      <w:r w:rsidR="005C0E74" w:rsidRPr="009E6031">
        <w:t>.</w:t>
      </w:r>
    </w:p>
    <w:p w14:paraId="7562559A" w14:textId="2754C188" w:rsidR="00D05CF1" w:rsidRDefault="00874674" w:rsidP="00D05CF1">
      <w:pPr>
        <w:pStyle w:val="BodyText"/>
      </w:pPr>
      <w:r>
        <w:t>The survey in 2020</w:t>
      </w:r>
      <w:r w:rsidR="00D05CF1" w:rsidRPr="009E6031">
        <w:t xml:space="preserve"> was financed through a collaborative agreement with the fishing industry under Section 10 of the Fisheries Act.</w:t>
      </w:r>
    </w:p>
    <w:p w14:paraId="7FC99A64" w14:textId="3DCBF5C8" w:rsidR="00125405" w:rsidRDefault="004445A6" w:rsidP="00125405">
      <w:pPr>
        <w:pStyle w:val="BodyText"/>
      </w:pPr>
      <w:r>
        <w:t xml:space="preserve">Details of the survey design and protocol can be found in </w:t>
      </w:r>
      <w:r w:rsidR="00AB3CC2" w:rsidRPr="00FE4AEE">
        <w:t>DFO 2012a</w:t>
      </w:r>
      <w:r w:rsidR="001E2086" w:rsidRPr="00FE4AEE">
        <w:t xml:space="preserve">. </w:t>
      </w:r>
      <w:r w:rsidR="00C676D8" w:rsidRPr="00FE4AEE">
        <w:t>In</w:t>
      </w:r>
      <w:r w:rsidR="00C676D8">
        <w:t xml:space="preserve"> 20</w:t>
      </w:r>
      <w:r w:rsidR="00874674">
        <w:t>20</w:t>
      </w:r>
      <w:r w:rsidR="00A545DA" w:rsidRPr="00B01278">
        <w:t xml:space="preserve">, the number of sampling stations remained </w:t>
      </w:r>
      <w:r w:rsidR="004170AA">
        <w:t xml:space="preserve">targeted </w:t>
      </w:r>
      <w:r w:rsidR="00A545DA" w:rsidRPr="00B01278">
        <w:t xml:space="preserve">at 355. </w:t>
      </w:r>
      <w:r w:rsidR="00A030A3">
        <w:t>A</w:t>
      </w:r>
      <w:r w:rsidR="00AF59CF" w:rsidRPr="00B01278">
        <w:t>s per the recommendations from the 2</w:t>
      </w:r>
      <w:r w:rsidR="00A14CCA" w:rsidRPr="00B01278">
        <w:t>014 scientific peer review (DFO</w:t>
      </w:r>
      <w:r w:rsidR="00017EE9" w:rsidRPr="00B01278">
        <w:t xml:space="preserve"> 2014a)</w:t>
      </w:r>
      <w:r w:rsidR="00874674">
        <w:t>, the 350</w:t>
      </w:r>
      <w:r w:rsidR="00A030A3" w:rsidRPr="00B01278">
        <w:t xml:space="preserve"> successful</w:t>
      </w:r>
      <w:r w:rsidR="00874674">
        <w:t xml:space="preserve"> sampling stations from the 2019</w:t>
      </w:r>
      <w:r w:rsidR="00A030A3" w:rsidRPr="00B01278">
        <w:t xml:space="preserve"> trawl survey were used as fixed stations</w:t>
      </w:r>
      <w:r w:rsidR="00017EE9" w:rsidRPr="00B01278">
        <w:t xml:space="preserve"> and a new set of </w:t>
      </w:r>
      <w:r w:rsidR="00874674">
        <w:t>five</w:t>
      </w:r>
      <w:r w:rsidR="00A030A3" w:rsidRPr="00B01278">
        <w:t xml:space="preserve"> </w:t>
      </w:r>
      <w:r w:rsidR="00017EE9" w:rsidRPr="00B01278">
        <w:t>sampling stations (</w:t>
      </w:r>
      <w:r w:rsidR="00A030A3">
        <w:t xml:space="preserve">i.e. </w:t>
      </w:r>
      <w:r w:rsidR="00874674">
        <w:t>the three</w:t>
      </w:r>
      <w:r w:rsidR="00EF1F36">
        <w:t xml:space="preserve"> station</w:t>
      </w:r>
      <w:r w:rsidR="00874674">
        <w:t>s that were</w:t>
      </w:r>
      <w:r w:rsidR="00C676D8">
        <w:t xml:space="preserve"> abandoned and the </w:t>
      </w:r>
      <w:r w:rsidR="00874674">
        <w:t>two</w:t>
      </w:r>
      <w:r w:rsidR="00A030A3" w:rsidRPr="00B01278">
        <w:t xml:space="preserve"> </w:t>
      </w:r>
      <w:r w:rsidR="00017EE9" w:rsidRPr="00B01278">
        <w:t>sampling stations that were conducted outs</w:t>
      </w:r>
      <w:r w:rsidR="00874674">
        <w:t>ide their assigned grids in 2019</w:t>
      </w:r>
      <w:r w:rsidR="00AF59CF" w:rsidRPr="00B01278">
        <w:t>) was generated randomly.</w:t>
      </w:r>
      <w:r w:rsidR="001E2086" w:rsidRPr="00B01278">
        <w:t xml:space="preserve"> </w:t>
      </w:r>
      <w:r>
        <w:t>The survey was conducted from the</w:t>
      </w:r>
      <w:r w:rsidR="00125405" w:rsidRPr="001F69FC">
        <w:t xml:space="preserve"> vessel</w:t>
      </w:r>
      <w:r w:rsidR="00DA36D3">
        <w:t xml:space="preserve"> </w:t>
      </w:r>
      <w:r w:rsidR="00125405" w:rsidRPr="00290B5C">
        <w:t>Avalon Voyager II</w:t>
      </w:r>
      <w:r w:rsidR="00125405" w:rsidRPr="001F69FC">
        <w:t xml:space="preserve">, </w:t>
      </w:r>
      <w:r>
        <w:t>a new vessel used</w:t>
      </w:r>
      <w:r w:rsidR="00125405">
        <w:t xml:space="preserve"> since</w:t>
      </w:r>
      <w:r w:rsidR="00125405" w:rsidRPr="001F69FC">
        <w:t xml:space="preserve"> 2019. </w:t>
      </w:r>
    </w:p>
    <w:p w14:paraId="587AF359" w14:textId="17E89FAA" w:rsidR="00606C8B" w:rsidRDefault="001E2086" w:rsidP="00B01278">
      <w:pPr>
        <w:pStyle w:val="BodyText"/>
      </w:pPr>
      <w:r w:rsidRPr="009E058B">
        <w:t xml:space="preserve">A total </w:t>
      </w:r>
      <w:r w:rsidR="00874674">
        <w:t>353</w:t>
      </w:r>
      <w:r w:rsidRPr="009E058B">
        <w:t xml:space="preserve"> stations were successfully trawled</w:t>
      </w:r>
      <w:r w:rsidR="00874674">
        <w:t xml:space="preserve"> in 2020</w:t>
      </w:r>
      <w:r w:rsidR="00AF59CF" w:rsidRPr="009E058B">
        <w:t xml:space="preserve">; </w:t>
      </w:r>
      <w:r w:rsidR="00874674">
        <w:t>two</w:t>
      </w:r>
      <w:r w:rsidR="002D06FE" w:rsidRPr="009E058B">
        <w:t xml:space="preserve"> sampling square</w:t>
      </w:r>
      <w:r w:rsidRPr="009E058B">
        <w:t xml:space="preserve"> </w:t>
      </w:r>
      <w:r w:rsidR="00A030A3">
        <w:t>grid</w:t>
      </w:r>
      <w:r w:rsidR="00B43807">
        <w:t>s</w:t>
      </w:r>
      <w:r w:rsidR="00A030A3" w:rsidRPr="009E058B">
        <w:t xml:space="preserve"> </w:t>
      </w:r>
      <w:r w:rsidRPr="009E058B">
        <w:t xml:space="preserve">had to be abandoned due to failures to successfully trawl the area. The survey was </w:t>
      </w:r>
      <w:r w:rsidRPr="009E6031">
        <w:t>cond</w:t>
      </w:r>
      <w:r w:rsidR="00C676D8" w:rsidRPr="009E6031">
        <w:t>ucted between July 1</w:t>
      </w:r>
      <w:r w:rsidR="00874674">
        <w:t>1</w:t>
      </w:r>
      <w:r w:rsidR="00AF59CF" w:rsidRPr="009E6031">
        <w:t xml:space="preserve"> and </w:t>
      </w:r>
      <w:r w:rsidR="00874674">
        <w:t>September 10, 2020</w:t>
      </w:r>
      <w:r w:rsidR="00AD0BDA" w:rsidRPr="009E6031">
        <w:t>. S</w:t>
      </w:r>
      <w:r w:rsidRPr="009E6031">
        <w:t>ampling protocols were identical to previous years</w:t>
      </w:r>
      <w:r w:rsidR="004445A6">
        <w:t xml:space="preserve"> (</w:t>
      </w:r>
      <w:r w:rsidR="00DA36D3">
        <w:t>H</w:t>
      </w:r>
      <w:r w:rsidR="00DA36D3" w:rsidRPr="00DA36D3">
        <w:t>é</w:t>
      </w:r>
      <w:r w:rsidR="00DA36D3">
        <w:t>bert et al. 2020</w:t>
      </w:r>
      <w:r w:rsidR="004445A6">
        <w:t>)</w:t>
      </w:r>
      <w:r w:rsidRPr="009E6031">
        <w:t>.</w:t>
      </w:r>
    </w:p>
    <w:p w14:paraId="41C1D144" w14:textId="77777777" w:rsidR="00B92F09" w:rsidRPr="00E5629A" w:rsidRDefault="00B92F09" w:rsidP="00B92F09">
      <w:pPr>
        <w:pStyle w:val="BodyText"/>
        <w:jc w:val="center"/>
      </w:pPr>
      <w:r>
        <w:rPr>
          <w:noProof/>
        </w:rPr>
        <w:lastRenderedPageBreak/>
        <w:drawing>
          <wp:inline distT="0" distB="0" distL="0" distR="0" wp14:anchorId="072E2D63" wp14:editId="118FD149">
            <wp:extent cx="3873829" cy="3324225"/>
            <wp:effectExtent l="0" t="0" r="0" b="0"/>
            <wp:docPr id="20" name="Picture 20"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 of the southern Gulf of St. Lawrence showing coastline and coloured polygons that define the four snow crab management areas, the two buffer zones and the zone outside the management areas"/>
                    <pic:cNvPicPr>
                      <a:picLocks noChangeAspect="1" noChangeArrowheads="1"/>
                    </pic:cNvPicPr>
                  </pic:nvPicPr>
                  <pic:blipFill>
                    <a:blip r:embed="rId14" cstate="print">
                      <a:extLst>
                        <a:ext uri="{28A0092B-C50C-407E-A947-70E740481C1C}">
                          <a14:useLocalDpi xmlns:a14="http://schemas.microsoft.com/office/drawing/2010/main" val="0"/>
                        </a:ext>
                      </a:extLst>
                    </a:blip>
                    <a:srcRect l="11455" t="3647" r="16818" b="16588"/>
                    <a:stretch>
                      <a:fillRect/>
                    </a:stretch>
                  </pic:blipFill>
                  <pic:spPr bwMode="auto">
                    <a:xfrm>
                      <a:off x="0" y="0"/>
                      <a:ext cx="3888347" cy="3336683"/>
                    </a:xfrm>
                    <a:prstGeom prst="rect">
                      <a:avLst/>
                    </a:prstGeom>
                    <a:noFill/>
                    <a:ln>
                      <a:noFill/>
                    </a:ln>
                  </pic:spPr>
                </pic:pic>
              </a:graphicData>
            </a:graphic>
          </wp:inline>
        </w:drawing>
      </w:r>
    </w:p>
    <w:p w14:paraId="43860302" w14:textId="7638B949" w:rsidR="00B92F09" w:rsidRPr="00B372E2" w:rsidRDefault="00B92F09" w:rsidP="00B92F09">
      <w:pPr>
        <w:pStyle w:val="Caption-Figure"/>
        <w:rPr>
          <w:snapToGrid w:val="0"/>
        </w:rPr>
      </w:pPr>
      <w:r>
        <w:t>Figure 4. The survey and estimation polygon of 57,842.8</w:t>
      </w:r>
      <w:r w:rsidRPr="00B372E2">
        <w:t xml:space="preserve"> km</w:t>
      </w:r>
      <w:r w:rsidRPr="00B372E2">
        <w:rPr>
          <w:vertAlign w:val="superscript"/>
        </w:rPr>
        <w:t>2</w:t>
      </w:r>
      <w:r w:rsidR="00125405">
        <w:t xml:space="preserve"> used for the 2020</w:t>
      </w:r>
      <w:r>
        <w:t xml:space="preserve"> snow crab</w:t>
      </w:r>
      <w:r w:rsidRPr="00B372E2">
        <w:t xml:space="preserve"> stock assessment in the southern Gulf of St. Lawrence </w:t>
      </w:r>
      <w:r>
        <w:t xml:space="preserve">(all of the </w:t>
      </w:r>
      <w:proofErr w:type="spellStart"/>
      <w:r>
        <w:t>coloured</w:t>
      </w:r>
      <w:proofErr w:type="spellEnd"/>
      <w:r>
        <w:t xml:space="preserve"> areas) </w:t>
      </w:r>
      <w:r w:rsidRPr="00B372E2">
        <w:t xml:space="preserve">and corresponding </w:t>
      </w:r>
      <w:r>
        <w:t>estimation polygons for the four crab fishing areas (12, 12E, 12F, and 19)</w:t>
      </w:r>
      <w:r w:rsidRPr="00B372E2">
        <w:t>.</w:t>
      </w:r>
      <w:r>
        <w:t xml:space="preserve"> The unassigned zone north of areas 12E and 12F (label A) and buffer zones (labels B and C) are also shown.</w:t>
      </w:r>
    </w:p>
    <w:p w14:paraId="6A21E9B7" w14:textId="66BF523F" w:rsidR="00B92F09" w:rsidRDefault="00B92F09" w:rsidP="00B92F09">
      <w:pPr>
        <w:autoSpaceDE w:val="0"/>
        <w:autoSpaceDN w:val="0"/>
        <w:adjustRightInd w:val="0"/>
        <w:rPr>
          <w:rFonts w:cs="Arial"/>
          <w:szCs w:val="22"/>
          <w:lang w:eastAsia="en-CA"/>
        </w:rPr>
      </w:pPr>
      <w:r w:rsidRPr="00F70203">
        <w:rPr>
          <w:rFonts w:cs="Arial"/>
          <w:szCs w:val="22"/>
          <w:lang w:eastAsia="en-CA"/>
        </w:rPr>
        <w:t xml:space="preserve">The standardized catch rates (crab weight per swept area) are used to estimate the total biomass of the commercial-sized adult male snow crab with a </w:t>
      </w:r>
      <w:proofErr w:type="spellStart"/>
      <w:r w:rsidRPr="00F70203">
        <w:rPr>
          <w:rFonts w:cs="Arial"/>
          <w:szCs w:val="22"/>
          <w:lang w:eastAsia="en-CA"/>
        </w:rPr>
        <w:t>geostatistical</w:t>
      </w:r>
      <w:proofErr w:type="spellEnd"/>
      <w:r w:rsidRPr="00F70203">
        <w:rPr>
          <w:rFonts w:cs="Arial"/>
          <w:szCs w:val="22"/>
          <w:lang w:eastAsia="en-CA"/>
        </w:rPr>
        <w:t xml:space="preserve"> model that uses kriging with external drift (KED) with depth as a secondary variable. The statistical model is the same as was recommended in the snow crab assessment framework of 2011 (DFO 2012a). Details of the statistical model are described in DFO (2012a) and Wade</w:t>
      </w:r>
      <w:r w:rsidR="00125405">
        <w:rPr>
          <w:rFonts w:cs="Arial"/>
          <w:szCs w:val="22"/>
          <w:lang w:eastAsia="en-CA"/>
        </w:rPr>
        <w:t xml:space="preserve"> et al. (2014). The 1997 to 2020</w:t>
      </w:r>
      <w:r w:rsidRPr="00F70203">
        <w:rPr>
          <w:rFonts w:cs="Arial"/>
          <w:szCs w:val="22"/>
          <w:lang w:eastAsia="en-CA"/>
        </w:rPr>
        <w:t xml:space="preserve"> time series of estimated biomasses for the </w:t>
      </w:r>
      <w:proofErr w:type="spellStart"/>
      <w:r w:rsidRPr="00F70203">
        <w:rPr>
          <w:rFonts w:cs="Arial"/>
          <w:szCs w:val="22"/>
          <w:lang w:eastAsia="en-CA"/>
        </w:rPr>
        <w:t>sGSL</w:t>
      </w:r>
      <w:proofErr w:type="spellEnd"/>
      <w:r w:rsidRPr="00F70203">
        <w:rPr>
          <w:rFonts w:cs="Arial"/>
          <w:szCs w:val="22"/>
          <w:lang w:eastAsia="en-CA"/>
        </w:rPr>
        <w:t xml:space="preserve">, using the expanded polygon of 57,842.8 </w:t>
      </w:r>
      <w:r w:rsidR="00EA4384" w:rsidRPr="00F70203">
        <w:rPr>
          <w:rFonts w:cs="Arial"/>
          <w:szCs w:val="22"/>
          <w:lang w:eastAsia="en-CA"/>
        </w:rPr>
        <w:t>km</w:t>
      </w:r>
      <w:r w:rsidR="00EA4384">
        <w:rPr>
          <w:rFonts w:cs="Arial"/>
          <w:szCs w:val="22"/>
          <w:lang w:eastAsia="en-CA"/>
        </w:rPr>
        <w:t>²,</w:t>
      </w:r>
      <w:r w:rsidRPr="00F70203">
        <w:rPr>
          <w:rFonts w:cs="Arial"/>
          <w:szCs w:val="22"/>
          <w:lang w:eastAsia="en-CA"/>
        </w:rPr>
        <w:t xml:space="preserve"> is considered as a standardized time series for the purpose of stock assessment, </w:t>
      </w:r>
      <w:r>
        <w:rPr>
          <w:rFonts w:cs="Arial"/>
          <w:szCs w:val="22"/>
          <w:lang w:eastAsia="en-CA"/>
        </w:rPr>
        <w:t xml:space="preserve">the </w:t>
      </w:r>
      <w:r w:rsidRPr="00F70203">
        <w:rPr>
          <w:rFonts w:cs="Arial"/>
          <w:szCs w:val="22"/>
          <w:lang w:eastAsia="en-CA"/>
        </w:rPr>
        <w:t>development of reference points</w:t>
      </w:r>
      <w:r>
        <w:rPr>
          <w:rFonts w:cs="Arial"/>
          <w:szCs w:val="22"/>
          <w:lang w:eastAsia="en-CA"/>
        </w:rPr>
        <w:t>,</w:t>
      </w:r>
      <w:r w:rsidRPr="00F70203">
        <w:rPr>
          <w:rFonts w:cs="Arial"/>
          <w:szCs w:val="22"/>
          <w:lang w:eastAsia="en-CA"/>
        </w:rPr>
        <w:t xml:space="preserve"> and </w:t>
      </w:r>
      <w:r>
        <w:rPr>
          <w:rFonts w:cs="Arial"/>
          <w:szCs w:val="22"/>
          <w:lang w:eastAsia="en-CA"/>
        </w:rPr>
        <w:t xml:space="preserve">the </w:t>
      </w:r>
      <w:r w:rsidRPr="00F70203">
        <w:rPr>
          <w:rFonts w:cs="Arial"/>
          <w:szCs w:val="22"/>
          <w:lang w:eastAsia="en-CA"/>
        </w:rPr>
        <w:t>provision of catch advice.</w:t>
      </w:r>
    </w:p>
    <w:p w14:paraId="13918BA4" w14:textId="6B2B896B" w:rsidR="00D774DF" w:rsidRPr="00B04920" w:rsidRDefault="00D774DF" w:rsidP="00B92F09">
      <w:pPr>
        <w:pStyle w:val="BodyText"/>
        <w:jc w:val="center"/>
        <w:rPr>
          <w:sz w:val="28"/>
          <w:szCs w:val="28"/>
        </w:rPr>
      </w:pPr>
    </w:p>
    <w:p w14:paraId="01569BD0" w14:textId="77777777" w:rsidR="001E2086" w:rsidRPr="009E6031" w:rsidRDefault="001E2086" w:rsidP="00B74814">
      <w:pPr>
        <w:pStyle w:val="Heading3"/>
      </w:pPr>
      <w:r>
        <w:t xml:space="preserve">Stock Trends and Current Status in </w:t>
      </w:r>
      <w:r w:rsidRPr="009E6031">
        <w:t xml:space="preserve">the </w:t>
      </w:r>
      <w:proofErr w:type="spellStart"/>
      <w:r w:rsidR="004D3375" w:rsidRPr="009E6031">
        <w:t>sGSL</w:t>
      </w:r>
      <w:proofErr w:type="spellEnd"/>
    </w:p>
    <w:p w14:paraId="72A43694" w14:textId="1CC7A556" w:rsidR="001E2086" w:rsidRPr="00B01278" w:rsidRDefault="001E2086" w:rsidP="00B01278">
      <w:pPr>
        <w:pStyle w:val="BodyText"/>
      </w:pPr>
      <w:r w:rsidRPr="009E6031">
        <w:t xml:space="preserve">Interpretation of stock status is based on inferences </w:t>
      </w:r>
      <w:r w:rsidR="00E22AD8">
        <w:t>of</w:t>
      </w:r>
      <w:r w:rsidRPr="009E6031">
        <w:t xml:space="preserve"> abundance data from </w:t>
      </w:r>
      <w:r w:rsidR="00715CC7" w:rsidRPr="009E6031">
        <w:t xml:space="preserve">the snow crab </w:t>
      </w:r>
      <w:r w:rsidRPr="009E6031">
        <w:t xml:space="preserve">trawl surveys </w:t>
      </w:r>
      <w:r w:rsidR="0008218B" w:rsidRPr="009E6031">
        <w:t xml:space="preserve">usually </w:t>
      </w:r>
      <w:r w:rsidRPr="009E6031">
        <w:t xml:space="preserve">conducted </w:t>
      </w:r>
      <w:r w:rsidR="005838EA">
        <w:t xml:space="preserve">between </w:t>
      </w:r>
      <w:r w:rsidRPr="009E6031">
        <w:t xml:space="preserve">July </w:t>
      </w:r>
      <w:r w:rsidR="005838EA">
        <w:t>and</w:t>
      </w:r>
      <w:r w:rsidR="005838EA" w:rsidRPr="009E6031">
        <w:t xml:space="preserve"> </w:t>
      </w:r>
      <w:r w:rsidRPr="009E6031">
        <w:t xml:space="preserve">October, over the entire area of snow crab distribution in the </w:t>
      </w:r>
      <w:proofErr w:type="spellStart"/>
      <w:r w:rsidR="00C940BA" w:rsidRPr="009E6031">
        <w:t>sGSL</w:t>
      </w:r>
      <w:proofErr w:type="spellEnd"/>
      <w:r w:rsidRPr="009E6031">
        <w:t>. The surveys provide estimates of commercial biomass which are comprised of residual biomass (hard-shelled adult males of legal size remaining after the fishery) and recruitment biomass (soft</w:t>
      </w:r>
      <w:r w:rsidR="00D77D3A" w:rsidRPr="009E6031">
        <w:t xml:space="preserve">-shelled adult males &gt;= 95 mm </w:t>
      </w:r>
      <w:r w:rsidR="0008218B" w:rsidRPr="009E6031">
        <w:t>CW</w:t>
      </w:r>
      <w:r w:rsidRPr="009E6031">
        <w:t xml:space="preserve"> </w:t>
      </w:r>
      <w:r w:rsidR="00715CC7" w:rsidRPr="009E6031">
        <w:t xml:space="preserve">defined as </w:t>
      </w:r>
      <w:r w:rsidRPr="009E6031">
        <w:t>R-1 that will be available to the fishery the following fishing season). The snow crab trawl survey also provides indices of future male recruitment to the fishery (pre</w:t>
      </w:r>
      <w:r w:rsidR="005F47EE" w:rsidRPr="009E6031">
        <w:t>-</w:t>
      </w:r>
      <w:r w:rsidRPr="009E6031">
        <w:t>recruits defined as R-4, R-3 and R-2). The pre</w:t>
      </w:r>
      <w:r w:rsidR="005F47EE" w:rsidRPr="009E6031">
        <w:t>-</w:t>
      </w:r>
      <w:r w:rsidRPr="009E6031">
        <w:t xml:space="preserve">recruits R-4, R-3 and R-2 represent adolescent male crabs with a </w:t>
      </w:r>
      <w:r w:rsidR="004D3375" w:rsidRPr="009E6031">
        <w:t>CW</w:t>
      </w:r>
      <w:r w:rsidRPr="009E6031">
        <w:t xml:space="preserve"> range of 56-68, 69-83, and larger than 83 mm, respectively. A portion of these crabs could be available to the fishery in 4, 3 and 2 years, respectively. An index of abundance of small male crab</w:t>
      </w:r>
      <w:r w:rsidR="00AD0470" w:rsidRPr="009E6031">
        <w:t>s</w:t>
      </w:r>
      <w:r w:rsidR="00D77D3A" w:rsidRPr="009E6031">
        <w:t xml:space="preserve"> (34-44 mm </w:t>
      </w:r>
      <w:r w:rsidR="004D3375" w:rsidRPr="009E6031">
        <w:t>CW</w:t>
      </w:r>
      <w:r w:rsidRPr="009E6031">
        <w:t xml:space="preserve">) is also presented as an indicator of potential long-term recruitment. It takes at least </w:t>
      </w:r>
      <w:r w:rsidRPr="009E6031">
        <w:lastRenderedPageBreak/>
        <w:t>six years for these small male crabs to reach</w:t>
      </w:r>
      <w:r w:rsidR="00D77D3A" w:rsidRPr="009E6031">
        <w:t xml:space="preserve"> the commercial size of 95 mm </w:t>
      </w:r>
      <w:r w:rsidR="004D3375" w:rsidRPr="009E6031">
        <w:t>CW</w:t>
      </w:r>
      <w:r w:rsidRPr="009E6031">
        <w:t>.</w:t>
      </w:r>
      <w:r w:rsidR="004F6BA7">
        <w:t xml:space="preserve"> </w:t>
      </w:r>
      <w:r w:rsidR="00E22AD8">
        <w:t>Variations in c</w:t>
      </w:r>
      <w:r w:rsidR="004F6BA7">
        <w:t xml:space="preserve">atchability for </w:t>
      </w:r>
      <w:r w:rsidR="00E22AD8">
        <w:t xml:space="preserve">these </w:t>
      </w:r>
      <w:r w:rsidR="004F6BA7">
        <w:t>small size crabs could however affect this index.</w:t>
      </w:r>
    </w:p>
    <w:p w14:paraId="358B47CD" w14:textId="4D3019AC" w:rsidR="001E2086" w:rsidRPr="009E058B" w:rsidRDefault="001E2086" w:rsidP="00B01278">
      <w:pPr>
        <w:pStyle w:val="BodyText"/>
      </w:pPr>
      <w:r w:rsidRPr="009E058B">
        <w:t xml:space="preserve">The </w:t>
      </w:r>
      <w:r w:rsidR="008D68FA" w:rsidRPr="008D68FA">
        <w:rPr>
          <w:highlight w:val="yellow"/>
        </w:rPr>
        <w:t>point estimate for the</w:t>
      </w:r>
      <w:r w:rsidR="008D68FA">
        <w:t xml:space="preserve"> </w:t>
      </w:r>
      <w:r w:rsidRPr="009E058B">
        <w:t xml:space="preserve">biomass of commercial-sized adult males in </w:t>
      </w:r>
      <w:r w:rsidRPr="009E6031">
        <w:t xml:space="preserve">the </w:t>
      </w:r>
      <w:proofErr w:type="spellStart"/>
      <w:r w:rsidR="00C940BA" w:rsidRPr="009E6031">
        <w:t>sGSL</w:t>
      </w:r>
      <w:proofErr w:type="spellEnd"/>
      <w:r w:rsidR="00DA5EA7">
        <w:t xml:space="preserve"> from the 2020</w:t>
      </w:r>
      <w:r w:rsidRPr="009E6031">
        <w:t xml:space="preserve"> trawl survey was estimated at </w:t>
      </w:r>
      <w:r w:rsidR="00DA5EA7">
        <w:t>77,748</w:t>
      </w:r>
      <w:r w:rsidRPr="009E6031">
        <w:t xml:space="preserve"> t </w:t>
      </w:r>
      <w:r w:rsidR="002771E7" w:rsidRPr="009E6031">
        <w:t>(</w:t>
      </w:r>
      <w:r w:rsidR="00B92F09">
        <w:t>Table 6; Figure 6</w:t>
      </w:r>
      <w:r w:rsidRPr="009E6031">
        <w:t xml:space="preserve">). </w:t>
      </w:r>
      <w:r w:rsidRPr="008D68FA">
        <w:rPr>
          <w:strike/>
        </w:rPr>
        <w:t xml:space="preserve">The </w:t>
      </w:r>
      <w:r w:rsidR="00DA5EA7" w:rsidRPr="008D68FA">
        <w:rPr>
          <w:strike/>
        </w:rPr>
        <w:t>2020</w:t>
      </w:r>
      <w:r w:rsidR="002771E7" w:rsidRPr="008D68FA">
        <w:rPr>
          <w:strike/>
        </w:rPr>
        <w:t xml:space="preserve"> </w:t>
      </w:r>
      <w:r w:rsidRPr="008D68FA">
        <w:rPr>
          <w:strike/>
        </w:rPr>
        <w:t xml:space="preserve">commercial biomass in the </w:t>
      </w:r>
      <w:proofErr w:type="spellStart"/>
      <w:r w:rsidR="004D3375" w:rsidRPr="008D68FA">
        <w:rPr>
          <w:strike/>
        </w:rPr>
        <w:t>sGSL</w:t>
      </w:r>
      <w:proofErr w:type="spellEnd"/>
      <w:r w:rsidR="004D3375" w:rsidRPr="008D68FA">
        <w:rPr>
          <w:strike/>
        </w:rPr>
        <w:t xml:space="preserve"> </w:t>
      </w:r>
      <w:r w:rsidR="00DA5EA7" w:rsidRPr="008D68FA">
        <w:rPr>
          <w:strike/>
        </w:rPr>
        <w:t>is similar to the</w:t>
      </w:r>
      <w:r w:rsidRPr="008D68FA">
        <w:rPr>
          <w:strike/>
        </w:rPr>
        <w:t xml:space="preserve"> 20</w:t>
      </w:r>
      <w:r w:rsidR="00DA5EA7" w:rsidRPr="008D68FA">
        <w:rPr>
          <w:strike/>
        </w:rPr>
        <w:t>19</w:t>
      </w:r>
      <w:r w:rsidRPr="008D68FA">
        <w:rPr>
          <w:strike/>
        </w:rPr>
        <w:t xml:space="preserve"> estimate.</w:t>
      </w:r>
      <w:r w:rsidR="004F6BA7">
        <w:t xml:space="preserve"> </w:t>
      </w:r>
    </w:p>
    <w:p w14:paraId="3B4E54FF" w14:textId="0DEB2C32" w:rsidR="001E2086" w:rsidRPr="00B01278" w:rsidRDefault="001E2086" w:rsidP="00B01278">
      <w:pPr>
        <w:pStyle w:val="BodyText"/>
      </w:pPr>
      <w:r w:rsidRPr="008D68FA">
        <w:rPr>
          <w:highlight w:val="yellow"/>
        </w:rPr>
        <w:t xml:space="preserve">The </w:t>
      </w:r>
      <w:r w:rsidR="005838EA" w:rsidRPr="008D68FA">
        <w:rPr>
          <w:highlight w:val="yellow"/>
        </w:rPr>
        <w:t xml:space="preserve">estimated </w:t>
      </w:r>
      <w:r w:rsidRPr="008D68FA">
        <w:rPr>
          <w:highlight w:val="yellow"/>
        </w:rPr>
        <w:t xml:space="preserve">recruitment to the fishery at the time of the </w:t>
      </w:r>
      <w:r w:rsidR="00DA5EA7" w:rsidRPr="008D68FA">
        <w:rPr>
          <w:highlight w:val="yellow"/>
        </w:rPr>
        <w:t>2020</w:t>
      </w:r>
      <w:r w:rsidRPr="008D68FA">
        <w:rPr>
          <w:highlight w:val="yellow"/>
        </w:rPr>
        <w:t xml:space="preserve"> survey </w:t>
      </w:r>
      <w:r w:rsidR="008D68FA" w:rsidRPr="008D68FA">
        <w:rPr>
          <w:highlight w:val="yellow"/>
        </w:rPr>
        <w:t>represented 75% of the commercial biomass estimate.</w:t>
      </w:r>
      <w:r w:rsidR="008D68FA">
        <w:t xml:space="preserve"> </w:t>
      </w:r>
      <w:r w:rsidR="008D68FA" w:rsidRPr="008D68FA">
        <w:rPr>
          <w:highlight w:val="yellow"/>
        </w:rPr>
        <w:t>The remaining 25% is the residual biomass estimate.</w:t>
      </w:r>
      <w:r w:rsidR="008D68FA">
        <w:t xml:space="preserve"> </w:t>
      </w:r>
      <w:r w:rsidRPr="008D68FA">
        <w:rPr>
          <w:strike/>
        </w:rPr>
        <w:t xml:space="preserve">was </w:t>
      </w:r>
      <w:r w:rsidR="00DA5EA7" w:rsidRPr="008D68FA">
        <w:rPr>
          <w:strike/>
        </w:rPr>
        <w:t>58,438</w:t>
      </w:r>
      <w:r w:rsidRPr="008D68FA">
        <w:rPr>
          <w:strike/>
        </w:rPr>
        <w:t xml:space="preserve"> t, comprising </w:t>
      </w:r>
      <w:r w:rsidR="00413EAA" w:rsidRPr="008D68FA">
        <w:rPr>
          <w:strike/>
        </w:rPr>
        <w:t>75</w:t>
      </w:r>
      <w:r w:rsidRPr="008D68FA">
        <w:rPr>
          <w:strike/>
        </w:rPr>
        <w:t>% of the comme</w:t>
      </w:r>
      <w:r w:rsidR="00B92F09" w:rsidRPr="008D68FA">
        <w:rPr>
          <w:strike/>
        </w:rPr>
        <w:t>rcial biomass (Table 6; Figure 6</w:t>
      </w:r>
      <w:r w:rsidRPr="008D68FA">
        <w:rPr>
          <w:strike/>
        </w:rPr>
        <w:t>). The re</w:t>
      </w:r>
      <w:r w:rsidR="00DA5EA7" w:rsidRPr="008D68FA">
        <w:rPr>
          <w:strike/>
        </w:rPr>
        <w:t>cruitment to the fishery in 2020</w:t>
      </w:r>
      <w:r w:rsidRPr="008D68FA">
        <w:rPr>
          <w:strike/>
        </w:rPr>
        <w:t xml:space="preserve"> </w:t>
      </w:r>
      <w:r w:rsidR="008431F0" w:rsidRPr="008D68FA">
        <w:rPr>
          <w:strike/>
        </w:rPr>
        <w:t>is similar</w:t>
      </w:r>
      <w:r w:rsidR="003E5B0D" w:rsidRPr="008D68FA">
        <w:rPr>
          <w:strike/>
        </w:rPr>
        <w:t xml:space="preserve"> to th</w:t>
      </w:r>
      <w:r w:rsidR="00DA5EA7" w:rsidRPr="008D68FA">
        <w:rPr>
          <w:strike/>
        </w:rPr>
        <w:t>e 2019</w:t>
      </w:r>
      <w:r w:rsidRPr="008D68FA">
        <w:rPr>
          <w:strike/>
        </w:rPr>
        <w:t xml:space="preserve"> estimate. The residual biomass (carapace conditions 3 to 5) of commercial-size</w:t>
      </w:r>
      <w:r w:rsidR="003E5B0D" w:rsidRPr="008D68FA">
        <w:rPr>
          <w:strike/>
        </w:rPr>
        <w:t>d adult male crab</w:t>
      </w:r>
      <w:r w:rsidR="00AD0470" w:rsidRPr="008D68FA">
        <w:rPr>
          <w:strike/>
        </w:rPr>
        <w:t>s</w:t>
      </w:r>
      <w:r w:rsidR="00EC16C6" w:rsidRPr="008D68FA">
        <w:rPr>
          <w:strike/>
        </w:rPr>
        <w:t xml:space="preserve"> after </w:t>
      </w:r>
      <w:r w:rsidR="00DA5EA7" w:rsidRPr="008D68FA">
        <w:rPr>
          <w:strike/>
        </w:rPr>
        <w:t>the 2020</w:t>
      </w:r>
      <w:r w:rsidRPr="008D68FA">
        <w:rPr>
          <w:strike/>
        </w:rPr>
        <w:t xml:space="preserve"> fishery was estimated at </w:t>
      </w:r>
      <w:r w:rsidR="00DA5EA7" w:rsidRPr="008D68FA">
        <w:rPr>
          <w:strike/>
        </w:rPr>
        <w:t>19,107</w:t>
      </w:r>
      <w:r w:rsidRPr="008D68FA">
        <w:rPr>
          <w:strike/>
        </w:rPr>
        <w:t xml:space="preserve"> t, </w:t>
      </w:r>
      <w:r w:rsidR="00413EAA" w:rsidRPr="008D68FA">
        <w:rPr>
          <w:strike/>
        </w:rPr>
        <w:t>a de</w:t>
      </w:r>
      <w:r w:rsidR="00EC16C6" w:rsidRPr="008D68FA">
        <w:rPr>
          <w:strike/>
        </w:rPr>
        <w:t xml:space="preserve">crease of </w:t>
      </w:r>
      <w:r w:rsidR="00DA5EA7" w:rsidRPr="008D68FA">
        <w:rPr>
          <w:strike/>
        </w:rPr>
        <w:t>5.8% compared to the 2019</w:t>
      </w:r>
      <w:r w:rsidR="0075196D" w:rsidRPr="008D68FA">
        <w:rPr>
          <w:strike/>
        </w:rPr>
        <w:t xml:space="preserve"> estimate</w:t>
      </w:r>
      <w:r w:rsidR="00DA5EA7" w:rsidRPr="008D68FA">
        <w:rPr>
          <w:strike/>
        </w:rPr>
        <w:t xml:space="preserve"> (Table 6; Figure 5</w:t>
      </w:r>
      <w:r w:rsidRPr="008D68FA">
        <w:rPr>
          <w:strike/>
        </w:rPr>
        <w:t>).</w:t>
      </w:r>
    </w:p>
    <w:p w14:paraId="471F8617" w14:textId="4B909614" w:rsidR="001E2086" w:rsidRPr="00897D5F" w:rsidRDefault="000F0BBD" w:rsidP="001E2086">
      <w:pPr>
        <w:suppressAutoHyphens/>
        <w:jc w:val="center"/>
        <w:rPr>
          <w:rFonts w:cs="Arial"/>
          <w:szCs w:val="22"/>
        </w:rPr>
      </w:pPr>
      <w:r>
        <w:rPr>
          <w:rFonts w:cs="Arial"/>
          <w:noProof/>
          <w:szCs w:val="22"/>
        </w:rPr>
        <w:drawing>
          <wp:inline distT="0" distB="0" distL="0" distR="0" wp14:anchorId="286F2F53" wp14:editId="3FC176AF">
            <wp:extent cx="5467350" cy="3510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896" cy="3523466"/>
                    </a:xfrm>
                    <a:prstGeom prst="rect">
                      <a:avLst/>
                    </a:prstGeom>
                    <a:noFill/>
                  </pic:spPr>
                </pic:pic>
              </a:graphicData>
            </a:graphic>
          </wp:inline>
        </w:drawing>
      </w:r>
    </w:p>
    <w:p w14:paraId="1F67F6D3" w14:textId="5F6D09B5" w:rsidR="001E2086" w:rsidRPr="00520542" w:rsidRDefault="001E2086" w:rsidP="002B0EB6">
      <w:pPr>
        <w:pStyle w:val="Caption-Figure"/>
      </w:pPr>
      <w:commentRangeStart w:id="4"/>
      <w:r w:rsidRPr="00502E71">
        <w:t xml:space="preserve">Figure </w:t>
      </w:r>
      <w:r w:rsidR="00DA5EA7">
        <w:t>5</w:t>
      </w:r>
      <w:r w:rsidR="002B0EB6">
        <w:t>.</w:t>
      </w:r>
      <w:r w:rsidRPr="00502E71">
        <w:t xml:space="preserve"> Total commercial biomass</w:t>
      </w:r>
      <w:r w:rsidR="009E6031">
        <w:t xml:space="preserve"> (black triangles)</w:t>
      </w:r>
      <w:r w:rsidRPr="00502E71">
        <w:t>, recruitment commercial biomass</w:t>
      </w:r>
      <w:r w:rsidR="009E6031">
        <w:t xml:space="preserve"> (open circles)</w:t>
      </w:r>
      <w:r w:rsidRPr="00502E71">
        <w:t>, and residual commercial biomass</w:t>
      </w:r>
      <w:r w:rsidR="009E6031">
        <w:t xml:space="preserve"> (open squares; </w:t>
      </w:r>
      <w:r w:rsidR="007B29E0" w:rsidRPr="009E6031">
        <w:t xml:space="preserve">in </w:t>
      </w:r>
      <w:r w:rsidRPr="009E6031">
        <w:t>1,000 t; means</w:t>
      </w:r>
      <w:r w:rsidRPr="00502E71">
        <w:t xml:space="preserve"> with 95% confidence intervals) in the southern Gulf of St. Lawrence</w:t>
      </w:r>
      <w:r w:rsidR="00DA5EA7">
        <w:t>, 1997 to 2020</w:t>
      </w:r>
      <w:r w:rsidRPr="00502E71">
        <w:t>.</w:t>
      </w:r>
      <w:commentRangeEnd w:id="4"/>
      <w:r w:rsidR="008D68FA">
        <w:rPr>
          <w:rStyle w:val="CommentReference"/>
          <w:i w:val="0"/>
        </w:rPr>
        <w:commentReference w:id="4"/>
      </w:r>
    </w:p>
    <w:p w14:paraId="7DC08DF8" w14:textId="3E36100B" w:rsidR="001E2086" w:rsidRPr="001D36C3" w:rsidRDefault="001E2086" w:rsidP="00B054A5">
      <w:pPr>
        <w:pStyle w:val="Caption-Table"/>
      </w:pPr>
      <w:r w:rsidRPr="001D36C3">
        <w:rPr>
          <w:rFonts w:cs="Arial"/>
        </w:rPr>
        <w:t xml:space="preserve">Table 6. </w:t>
      </w:r>
      <w:r w:rsidRPr="001D36C3">
        <w:rPr>
          <w:spacing w:val="-1"/>
        </w:rPr>
        <w:t>Total commercial, recruitment, and residual biomass (</w:t>
      </w:r>
      <w:r w:rsidR="00D5544B" w:rsidRPr="001D36C3">
        <w:rPr>
          <w:spacing w:val="-1"/>
        </w:rPr>
        <w:t>t</w:t>
      </w:r>
      <w:r w:rsidRPr="001D36C3">
        <w:rPr>
          <w:spacing w:val="-1"/>
        </w:rPr>
        <w:t xml:space="preserve">; means with 95 % confidence intervals) of </w:t>
      </w:r>
      <w:r w:rsidRPr="001D36C3">
        <w:t>commercial-sized adult male crabs (&gt;= 95 mm carapace width) in the southern Gu</w:t>
      </w:r>
      <w:r w:rsidR="00511D25" w:rsidRPr="001D36C3">
        <w:t>lf of St. Lawr</w:t>
      </w:r>
      <w:r w:rsidR="002F1404" w:rsidRPr="001D36C3">
        <w:t>ence, 2009</w:t>
      </w:r>
      <w:r w:rsidR="00C7772D" w:rsidRPr="001D36C3">
        <w:t xml:space="preserve"> to </w:t>
      </w:r>
      <w:r w:rsidR="00DA5EA7" w:rsidRPr="001D36C3">
        <w:t>2020</w:t>
      </w:r>
      <w:r w:rsidRPr="001D36C3">
        <w:t>.</w:t>
      </w:r>
      <w:r w:rsidR="001D36C3">
        <w:t xml:space="preserve">* </w:t>
      </w:r>
      <w:r w:rsidR="001D36C3" w:rsidRPr="001D36C3">
        <w:rPr>
          <w:highlight w:val="green"/>
        </w:rPr>
        <w:t xml:space="preserve">Data from the 2019 and 2020 surveys are </w:t>
      </w:r>
      <w:r w:rsidR="001D36C3">
        <w:rPr>
          <w:highlight w:val="green"/>
        </w:rPr>
        <w:t>likely overestimated</w:t>
      </w:r>
      <w:r w:rsidR="001D36C3" w:rsidRPr="001D36C3">
        <w:rPr>
          <w:highlight w:val="green"/>
        </w:rPr>
        <w:t>.</w:t>
      </w:r>
      <w:r w:rsidR="001D36C3">
        <w:t xml:space="preserve"> </w:t>
      </w:r>
    </w:p>
    <w:tbl>
      <w:tblPr>
        <w:tblW w:w="9208" w:type="dxa"/>
        <w:tblLayout w:type="fixed"/>
        <w:tblCellMar>
          <w:left w:w="0" w:type="dxa"/>
          <w:right w:w="0" w:type="dxa"/>
        </w:tblCellMar>
        <w:tblLook w:val="0000" w:firstRow="0" w:lastRow="0" w:firstColumn="0" w:lastColumn="0" w:noHBand="0" w:noVBand="0"/>
      </w:tblPr>
      <w:tblGrid>
        <w:gridCol w:w="1800"/>
        <w:gridCol w:w="2340"/>
        <w:gridCol w:w="2687"/>
        <w:gridCol w:w="2381"/>
      </w:tblGrid>
      <w:tr w:rsidR="001E2086" w:rsidRPr="001D36C3" w14:paraId="19B1E63B" w14:textId="77777777" w:rsidTr="0073487A">
        <w:trPr>
          <w:cantSplit/>
          <w:tblHeader/>
        </w:trPr>
        <w:tc>
          <w:tcPr>
            <w:tcW w:w="1800" w:type="dxa"/>
            <w:tcBorders>
              <w:top w:val="single" w:sz="12" w:space="0" w:color="auto"/>
              <w:bottom w:val="single" w:sz="6" w:space="0" w:color="auto"/>
            </w:tcBorders>
            <w:vAlign w:val="bottom"/>
          </w:tcPr>
          <w:p w14:paraId="5F13714E" w14:textId="77777777" w:rsidR="001E2086" w:rsidRPr="001D36C3" w:rsidRDefault="001E2086" w:rsidP="00B054A5">
            <w:pPr>
              <w:jc w:val="center"/>
              <w:rPr>
                <w:rFonts w:cs="Arial"/>
                <w:sz w:val="20"/>
              </w:rPr>
            </w:pPr>
            <w:r w:rsidRPr="001D36C3">
              <w:rPr>
                <w:rFonts w:cs="Arial"/>
                <w:sz w:val="20"/>
              </w:rPr>
              <w:t>Year of the survey</w:t>
            </w:r>
          </w:p>
        </w:tc>
        <w:tc>
          <w:tcPr>
            <w:tcW w:w="2340" w:type="dxa"/>
            <w:tcBorders>
              <w:top w:val="single" w:sz="12" w:space="0" w:color="auto"/>
              <w:bottom w:val="single" w:sz="6" w:space="0" w:color="auto"/>
            </w:tcBorders>
            <w:vAlign w:val="bottom"/>
          </w:tcPr>
          <w:p w14:paraId="07EEB440" w14:textId="77777777" w:rsidR="001E2086" w:rsidRPr="001D36C3" w:rsidRDefault="001E2086" w:rsidP="00B054A5">
            <w:pPr>
              <w:jc w:val="center"/>
              <w:rPr>
                <w:rFonts w:cs="Arial"/>
                <w:sz w:val="20"/>
              </w:rPr>
            </w:pPr>
            <w:r w:rsidRPr="001D36C3">
              <w:rPr>
                <w:rFonts w:cs="Arial"/>
                <w:sz w:val="20"/>
              </w:rPr>
              <w:t>Commercial</w:t>
            </w:r>
            <w:r w:rsidRPr="001D36C3">
              <w:rPr>
                <w:rFonts w:cs="Arial"/>
                <w:sz w:val="20"/>
              </w:rPr>
              <w:br/>
              <w:t>Biomass</w:t>
            </w:r>
            <w:r w:rsidR="00B054A5" w:rsidRPr="001D36C3">
              <w:rPr>
                <w:rFonts w:cs="Arial"/>
                <w:sz w:val="20"/>
              </w:rPr>
              <w:t xml:space="preserve"> (t)</w:t>
            </w:r>
          </w:p>
        </w:tc>
        <w:tc>
          <w:tcPr>
            <w:tcW w:w="2687" w:type="dxa"/>
            <w:tcBorders>
              <w:top w:val="single" w:sz="12" w:space="0" w:color="auto"/>
              <w:bottom w:val="single" w:sz="6" w:space="0" w:color="auto"/>
            </w:tcBorders>
            <w:vAlign w:val="bottom"/>
          </w:tcPr>
          <w:p w14:paraId="6B85B8D7" w14:textId="77777777" w:rsidR="001E2086" w:rsidRPr="001D36C3" w:rsidRDefault="001E2086" w:rsidP="00B054A5">
            <w:pPr>
              <w:jc w:val="center"/>
              <w:rPr>
                <w:rFonts w:cs="Arial"/>
                <w:sz w:val="20"/>
              </w:rPr>
            </w:pPr>
            <w:r w:rsidRPr="001D36C3">
              <w:rPr>
                <w:rFonts w:cs="Arial"/>
                <w:sz w:val="20"/>
              </w:rPr>
              <w:t>Recruitment</w:t>
            </w:r>
            <w:r w:rsidRPr="001D36C3">
              <w:rPr>
                <w:rFonts w:cs="Arial"/>
                <w:sz w:val="20"/>
              </w:rPr>
              <w:br/>
              <w:t>Biomass</w:t>
            </w:r>
            <w:r w:rsidR="00B054A5" w:rsidRPr="001D36C3">
              <w:rPr>
                <w:rFonts w:cs="Arial"/>
                <w:sz w:val="20"/>
              </w:rPr>
              <w:t xml:space="preserve"> (t)</w:t>
            </w:r>
          </w:p>
        </w:tc>
        <w:tc>
          <w:tcPr>
            <w:tcW w:w="2381" w:type="dxa"/>
            <w:tcBorders>
              <w:top w:val="single" w:sz="12" w:space="0" w:color="auto"/>
              <w:bottom w:val="single" w:sz="6" w:space="0" w:color="auto"/>
            </w:tcBorders>
            <w:vAlign w:val="bottom"/>
          </w:tcPr>
          <w:p w14:paraId="0410F5CA" w14:textId="77777777" w:rsidR="001E2086" w:rsidRPr="001D36C3" w:rsidRDefault="001E2086" w:rsidP="00B054A5">
            <w:pPr>
              <w:jc w:val="center"/>
              <w:rPr>
                <w:rFonts w:cs="Arial"/>
                <w:sz w:val="20"/>
              </w:rPr>
            </w:pPr>
            <w:r w:rsidRPr="001D36C3">
              <w:rPr>
                <w:rFonts w:cs="Arial"/>
                <w:sz w:val="20"/>
              </w:rPr>
              <w:t>Residual</w:t>
            </w:r>
            <w:r w:rsidRPr="001D36C3">
              <w:rPr>
                <w:rFonts w:cs="Arial"/>
                <w:sz w:val="20"/>
              </w:rPr>
              <w:br/>
              <w:t>Biomass</w:t>
            </w:r>
            <w:r w:rsidR="00B054A5" w:rsidRPr="001D36C3">
              <w:rPr>
                <w:rFonts w:cs="Arial"/>
                <w:sz w:val="20"/>
              </w:rPr>
              <w:t xml:space="preserve"> (t)</w:t>
            </w:r>
          </w:p>
        </w:tc>
      </w:tr>
      <w:tr w:rsidR="002F1404" w:rsidRPr="001D36C3" w14:paraId="717D5C30" w14:textId="77777777" w:rsidTr="0073487A">
        <w:trPr>
          <w:cantSplit/>
          <w:trHeight w:val="499"/>
        </w:trPr>
        <w:tc>
          <w:tcPr>
            <w:tcW w:w="1800" w:type="dxa"/>
            <w:tcBorders>
              <w:top w:val="single" w:sz="6" w:space="0" w:color="auto"/>
              <w:bottom w:val="single" w:sz="4" w:space="0" w:color="BFBFBF" w:themeColor="background1" w:themeShade="BF"/>
            </w:tcBorders>
            <w:vAlign w:val="center"/>
          </w:tcPr>
          <w:p w14:paraId="58DA207A" w14:textId="3F954D66" w:rsidR="002F1404" w:rsidRPr="001D36C3" w:rsidRDefault="002F1404" w:rsidP="002F1404">
            <w:pPr>
              <w:jc w:val="center"/>
              <w:rPr>
                <w:rFonts w:cs="Arial"/>
                <w:sz w:val="20"/>
              </w:rPr>
            </w:pPr>
            <w:r w:rsidRPr="001D36C3">
              <w:rPr>
                <w:rFonts w:cs="Arial"/>
                <w:sz w:val="20"/>
              </w:rPr>
              <w:t>2009</w:t>
            </w:r>
          </w:p>
        </w:tc>
        <w:tc>
          <w:tcPr>
            <w:tcW w:w="2340" w:type="dxa"/>
            <w:tcBorders>
              <w:top w:val="single" w:sz="6" w:space="0" w:color="auto"/>
              <w:bottom w:val="single" w:sz="4" w:space="0" w:color="BFBFBF" w:themeColor="background1" w:themeShade="BF"/>
            </w:tcBorders>
            <w:vAlign w:val="center"/>
          </w:tcPr>
          <w:p w14:paraId="431CC741" w14:textId="39F35876" w:rsidR="002F1404" w:rsidRPr="001D36C3" w:rsidRDefault="002F1404" w:rsidP="002F1404">
            <w:pPr>
              <w:jc w:val="center"/>
              <w:rPr>
                <w:rFonts w:cs="Arial"/>
                <w:sz w:val="20"/>
              </w:rPr>
            </w:pPr>
            <w:r w:rsidRPr="001D36C3">
              <w:rPr>
                <w:rFonts w:cs="Arial"/>
                <w:sz w:val="20"/>
              </w:rPr>
              <w:t>31,015</w:t>
            </w:r>
            <w:r w:rsidRPr="001D36C3">
              <w:rPr>
                <w:rFonts w:cs="Arial"/>
                <w:sz w:val="20"/>
              </w:rPr>
              <w:br/>
              <w:t>27,519-34,829</w:t>
            </w:r>
          </w:p>
        </w:tc>
        <w:tc>
          <w:tcPr>
            <w:tcW w:w="2687" w:type="dxa"/>
            <w:tcBorders>
              <w:top w:val="single" w:sz="6" w:space="0" w:color="auto"/>
              <w:bottom w:val="single" w:sz="4" w:space="0" w:color="BFBFBF" w:themeColor="background1" w:themeShade="BF"/>
            </w:tcBorders>
            <w:vAlign w:val="center"/>
          </w:tcPr>
          <w:p w14:paraId="4214E7C6" w14:textId="4A66B4BB" w:rsidR="002F1404" w:rsidRPr="001D36C3" w:rsidRDefault="002F1404" w:rsidP="002F1404">
            <w:pPr>
              <w:jc w:val="center"/>
              <w:rPr>
                <w:rFonts w:cs="Arial"/>
                <w:sz w:val="20"/>
              </w:rPr>
            </w:pPr>
            <w:r w:rsidRPr="001D36C3">
              <w:rPr>
                <w:rFonts w:cs="Arial"/>
                <w:sz w:val="20"/>
              </w:rPr>
              <w:t>20,618</w:t>
            </w:r>
            <w:r w:rsidRPr="001D36C3">
              <w:rPr>
                <w:rFonts w:cs="Arial"/>
                <w:sz w:val="20"/>
              </w:rPr>
              <w:br/>
              <w:t>17,747-23,818</w:t>
            </w:r>
          </w:p>
        </w:tc>
        <w:tc>
          <w:tcPr>
            <w:tcW w:w="2381" w:type="dxa"/>
            <w:tcBorders>
              <w:top w:val="single" w:sz="6" w:space="0" w:color="auto"/>
              <w:bottom w:val="single" w:sz="4" w:space="0" w:color="BFBFBF" w:themeColor="background1" w:themeShade="BF"/>
            </w:tcBorders>
            <w:vAlign w:val="center"/>
          </w:tcPr>
          <w:p w14:paraId="370C64A2" w14:textId="15739FC8" w:rsidR="002F1404" w:rsidRPr="001D36C3" w:rsidRDefault="002F1404" w:rsidP="002F1404">
            <w:pPr>
              <w:jc w:val="center"/>
              <w:rPr>
                <w:rFonts w:cs="Arial"/>
                <w:sz w:val="20"/>
              </w:rPr>
            </w:pPr>
            <w:r w:rsidRPr="001D36C3">
              <w:rPr>
                <w:rFonts w:cs="Arial"/>
                <w:sz w:val="20"/>
              </w:rPr>
              <w:t>10,454</w:t>
            </w:r>
            <w:r w:rsidRPr="001D36C3">
              <w:rPr>
                <w:rFonts w:cs="Arial"/>
                <w:sz w:val="20"/>
              </w:rPr>
              <w:br/>
              <w:t>8,687-12,474</w:t>
            </w:r>
          </w:p>
        </w:tc>
      </w:tr>
      <w:tr w:rsidR="002F1404" w:rsidRPr="001D36C3" w14:paraId="48743C8E"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71468642" w14:textId="0FC589BC" w:rsidR="002F1404" w:rsidRPr="001D36C3" w:rsidRDefault="002F1404" w:rsidP="002F1404">
            <w:pPr>
              <w:jc w:val="center"/>
              <w:rPr>
                <w:rFonts w:cs="Arial"/>
                <w:sz w:val="20"/>
              </w:rPr>
            </w:pPr>
            <w:r w:rsidRPr="001D36C3">
              <w:rPr>
                <w:rFonts w:cs="Arial"/>
                <w:sz w:val="20"/>
              </w:rPr>
              <w:t>2010</w:t>
            </w:r>
          </w:p>
        </w:tc>
        <w:tc>
          <w:tcPr>
            <w:tcW w:w="2340" w:type="dxa"/>
            <w:tcBorders>
              <w:top w:val="single" w:sz="4" w:space="0" w:color="BFBFBF" w:themeColor="background1" w:themeShade="BF"/>
              <w:bottom w:val="single" w:sz="4" w:space="0" w:color="BFBFBF" w:themeColor="background1" w:themeShade="BF"/>
            </w:tcBorders>
            <w:vAlign w:val="center"/>
          </w:tcPr>
          <w:p w14:paraId="399996AD" w14:textId="2841AF1D" w:rsidR="002F1404" w:rsidRPr="001D36C3" w:rsidRDefault="002F1404" w:rsidP="002F1404">
            <w:pPr>
              <w:jc w:val="center"/>
              <w:rPr>
                <w:rFonts w:cs="Arial"/>
                <w:sz w:val="20"/>
              </w:rPr>
            </w:pPr>
            <w:r w:rsidRPr="001D36C3">
              <w:rPr>
                <w:rFonts w:cs="Arial"/>
                <w:sz w:val="20"/>
              </w:rPr>
              <w:t>35,929</w:t>
            </w:r>
            <w:r w:rsidRPr="001D36C3">
              <w:rPr>
                <w:rFonts w:cs="Arial"/>
                <w:sz w:val="20"/>
              </w:rPr>
              <w:br/>
              <w:t>32,049-40,147</w:t>
            </w:r>
          </w:p>
        </w:tc>
        <w:tc>
          <w:tcPr>
            <w:tcW w:w="2687" w:type="dxa"/>
            <w:tcBorders>
              <w:top w:val="single" w:sz="4" w:space="0" w:color="BFBFBF" w:themeColor="background1" w:themeShade="BF"/>
              <w:bottom w:val="single" w:sz="4" w:space="0" w:color="BFBFBF" w:themeColor="background1" w:themeShade="BF"/>
            </w:tcBorders>
            <w:vAlign w:val="center"/>
          </w:tcPr>
          <w:p w14:paraId="543638B2" w14:textId="7AE7BFC0" w:rsidR="002F1404" w:rsidRPr="001D36C3" w:rsidRDefault="002F1404" w:rsidP="002F1404">
            <w:pPr>
              <w:jc w:val="center"/>
              <w:rPr>
                <w:rFonts w:cs="Arial"/>
                <w:sz w:val="20"/>
              </w:rPr>
            </w:pPr>
            <w:r w:rsidRPr="001D36C3">
              <w:rPr>
                <w:rFonts w:cs="Arial"/>
                <w:sz w:val="20"/>
              </w:rPr>
              <w:t>20,477</w:t>
            </w:r>
            <w:r w:rsidRPr="001D36C3">
              <w:rPr>
                <w:rFonts w:cs="Arial"/>
                <w:sz w:val="20"/>
              </w:rPr>
              <w:br/>
              <w:t>17,815-23,423</w:t>
            </w:r>
          </w:p>
        </w:tc>
        <w:tc>
          <w:tcPr>
            <w:tcW w:w="2381" w:type="dxa"/>
            <w:tcBorders>
              <w:top w:val="single" w:sz="4" w:space="0" w:color="BFBFBF" w:themeColor="background1" w:themeShade="BF"/>
              <w:bottom w:val="single" w:sz="4" w:space="0" w:color="BFBFBF" w:themeColor="background1" w:themeShade="BF"/>
            </w:tcBorders>
            <w:vAlign w:val="center"/>
          </w:tcPr>
          <w:p w14:paraId="3F29FA4D" w14:textId="27B42F40" w:rsidR="002F1404" w:rsidRPr="001D36C3" w:rsidRDefault="002F1404" w:rsidP="002F1404">
            <w:pPr>
              <w:jc w:val="center"/>
              <w:rPr>
                <w:rFonts w:cs="Arial"/>
                <w:sz w:val="20"/>
              </w:rPr>
            </w:pPr>
            <w:r w:rsidRPr="001D36C3">
              <w:rPr>
                <w:rFonts w:cs="Arial"/>
                <w:sz w:val="20"/>
              </w:rPr>
              <w:t>15,490</w:t>
            </w:r>
            <w:r w:rsidRPr="001D36C3">
              <w:rPr>
                <w:rFonts w:cs="Arial"/>
                <w:sz w:val="20"/>
              </w:rPr>
              <w:br/>
              <w:t>13,022- 18,289</w:t>
            </w:r>
          </w:p>
        </w:tc>
      </w:tr>
      <w:tr w:rsidR="002F1404" w:rsidRPr="001D36C3" w14:paraId="1FCFCBE4"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2E43F299" w14:textId="46855F86" w:rsidR="002F1404" w:rsidRPr="001D36C3" w:rsidRDefault="002F1404" w:rsidP="002F1404">
            <w:pPr>
              <w:jc w:val="center"/>
              <w:rPr>
                <w:rFonts w:cs="Arial"/>
                <w:sz w:val="20"/>
              </w:rPr>
            </w:pPr>
            <w:r w:rsidRPr="001D36C3">
              <w:rPr>
                <w:rFonts w:cs="Arial"/>
                <w:sz w:val="20"/>
              </w:rPr>
              <w:t>2011</w:t>
            </w:r>
          </w:p>
        </w:tc>
        <w:tc>
          <w:tcPr>
            <w:tcW w:w="2340" w:type="dxa"/>
            <w:tcBorders>
              <w:top w:val="single" w:sz="4" w:space="0" w:color="BFBFBF" w:themeColor="background1" w:themeShade="BF"/>
              <w:bottom w:val="single" w:sz="4" w:space="0" w:color="BFBFBF" w:themeColor="background1" w:themeShade="BF"/>
            </w:tcBorders>
            <w:vAlign w:val="center"/>
          </w:tcPr>
          <w:p w14:paraId="7FBE9758" w14:textId="05AE7724" w:rsidR="002F1404" w:rsidRPr="001D36C3" w:rsidRDefault="002F1404" w:rsidP="002F1404">
            <w:pPr>
              <w:jc w:val="center"/>
              <w:rPr>
                <w:rFonts w:cs="Arial"/>
                <w:sz w:val="20"/>
              </w:rPr>
            </w:pPr>
            <w:r w:rsidRPr="001D36C3">
              <w:rPr>
                <w:rFonts w:cs="Arial"/>
                <w:sz w:val="20"/>
              </w:rPr>
              <w:t>62,841</w:t>
            </w:r>
            <w:r w:rsidRPr="001D36C3">
              <w:rPr>
                <w:rFonts w:cs="Arial"/>
                <w:sz w:val="20"/>
              </w:rPr>
              <w:br/>
              <w:t>55,985-70,299</w:t>
            </w:r>
          </w:p>
        </w:tc>
        <w:tc>
          <w:tcPr>
            <w:tcW w:w="2687" w:type="dxa"/>
            <w:tcBorders>
              <w:top w:val="single" w:sz="4" w:space="0" w:color="BFBFBF" w:themeColor="background1" w:themeShade="BF"/>
              <w:bottom w:val="single" w:sz="4" w:space="0" w:color="BFBFBF" w:themeColor="background1" w:themeShade="BF"/>
            </w:tcBorders>
            <w:vAlign w:val="center"/>
          </w:tcPr>
          <w:p w14:paraId="4DC0FAE9" w14:textId="111D634B" w:rsidR="002F1404" w:rsidRPr="001D36C3" w:rsidRDefault="002F1404" w:rsidP="002F1404">
            <w:pPr>
              <w:jc w:val="center"/>
              <w:rPr>
                <w:rFonts w:cs="Arial"/>
                <w:sz w:val="20"/>
              </w:rPr>
            </w:pPr>
            <w:r w:rsidRPr="001D36C3">
              <w:rPr>
                <w:rFonts w:cs="Arial"/>
                <w:sz w:val="20"/>
              </w:rPr>
              <w:t>29,643</w:t>
            </w:r>
            <w:r w:rsidRPr="001D36C3">
              <w:rPr>
                <w:rFonts w:cs="Arial"/>
                <w:sz w:val="20"/>
              </w:rPr>
              <w:br/>
              <w:t>25,676-34,045</w:t>
            </w:r>
          </w:p>
        </w:tc>
        <w:tc>
          <w:tcPr>
            <w:tcW w:w="2381" w:type="dxa"/>
            <w:tcBorders>
              <w:top w:val="single" w:sz="4" w:space="0" w:color="BFBFBF" w:themeColor="background1" w:themeShade="BF"/>
              <w:bottom w:val="single" w:sz="4" w:space="0" w:color="BFBFBF" w:themeColor="background1" w:themeShade="BF"/>
            </w:tcBorders>
            <w:vAlign w:val="center"/>
          </w:tcPr>
          <w:p w14:paraId="7F66A4DE" w14:textId="2F76E51A" w:rsidR="002F1404" w:rsidRPr="001D36C3" w:rsidRDefault="002F1404" w:rsidP="002F1404">
            <w:pPr>
              <w:jc w:val="center"/>
              <w:rPr>
                <w:rFonts w:cs="Arial"/>
                <w:sz w:val="20"/>
              </w:rPr>
            </w:pPr>
            <w:r w:rsidRPr="001D36C3">
              <w:rPr>
                <w:rFonts w:cs="Arial"/>
                <w:sz w:val="20"/>
              </w:rPr>
              <w:t>33,679</w:t>
            </w:r>
            <w:r w:rsidRPr="001D36C3">
              <w:rPr>
                <w:rFonts w:cs="Arial"/>
                <w:sz w:val="20"/>
              </w:rPr>
              <w:br/>
              <w:t>28,430-39,613</w:t>
            </w:r>
          </w:p>
        </w:tc>
      </w:tr>
      <w:tr w:rsidR="002F1404" w:rsidRPr="001D36C3" w14:paraId="55CCBF1F"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01CDAB65" w14:textId="7F3FDA67" w:rsidR="002F1404" w:rsidRPr="001D36C3" w:rsidRDefault="002F1404" w:rsidP="002F1404">
            <w:pPr>
              <w:jc w:val="center"/>
              <w:rPr>
                <w:rFonts w:cs="Arial"/>
                <w:sz w:val="20"/>
              </w:rPr>
            </w:pPr>
            <w:r w:rsidRPr="001D36C3">
              <w:rPr>
                <w:rFonts w:cs="Arial"/>
                <w:sz w:val="20"/>
              </w:rPr>
              <w:lastRenderedPageBreak/>
              <w:t>2012</w:t>
            </w:r>
          </w:p>
        </w:tc>
        <w:tc>
          <w:tcPr>
            <w:tcW w:w="2340" w:type="dxa"/>
            <w:tcBorders>
              <w:top w:val="single" w:sz="4" w:space="0" w:color="BFBFBF" w:themeColor="background1" w:themeShade="BF"/>
              <w:bottom w:val="single" w:sz="4" w:space="0" w:color="BFBFBF" w:themeColor="background1" w:themeShade="BF"/>
            </w:tcBorders>
            <w:vAlign w:val="center"/>
          </w:tcPr>
          <w:p w14:paraId="4A34F2B2" w14:textId="4FAA97F4" w:rsidR="002F1404" w:rsidRPr="001D36C3" w:rsidRDefault="002F1404" w:rsidP="002F1404">
            <w:pPr>
              <w:jc w:val="center"/>
              <w:rPr>
                <w:rFonts w:cs="Arial"/>
                <w:sz w:val="20"/>
              </w:rPr>
            </w:pPr>
            <w:r w:rsidRPr="001D36C3">
              <w:rPr>
                <w:rFonts w:cs="Arial"/>
                <w:sz w:val="20"/>
              </w:rPr>
              <w:t>74,778</w:t>
            </w:r>
            <w:r w:rsidRPr="001D36C3">
              <w:rPr>
                <w:rFonts w:cs="Arial"/>
                <w:sz w:val="20"/>
              </w:rPr>
              <w:br/>
              <w:t>64,881-85,748</w:t>
            </w:r>
          </w:p>
        </w:tc>
        <w:tc>
          <w:tcPr>
            <w:tcW w:w="2687" w:type="dxa"/>
            <w:tcBorders>
              <w:top w:val="single" w:sz="4" w:space="0" w:color="BFBFBF" w:themeColor="background1" w:themeShade="BF"/>
              <w:bottom w:val="single" w:sz="4" w:space="0" w:color="BFBFBF" w:themeColor="background1" w:themeShade="BF"/>
            </w:tcBorders>
            <w:vAlign w:val="center"/>
          </w:tcPr>
          <w:p w14:paraId="6C4F6890" w14:textId="5E945344" w:rsidR="002F1404" w:rsidRPr="001D36C3" w:rsidRDefault="002F1404" w:rsidP="002F1404">
            <w:pPr>
              <w:jc w:val="center"/>
              <w:rPr>
                <w:rFonts w:cs="Arial"/>
                <w:sz w:val="20"/>
                <w:highlight w:val="yellow"/>
              </w:rPr>
            </w:pPr>
            <w:r w:rsidRPr="001D36C3">
              <w:rPr>
                <w:rFonts w:cs="Arial"/>
                <w:sz w:val="20"/>
              </w:rPr>
              <w:t>49,010</w:t>
            </w:r>
            <w:r w:rsidRPr="001D36C3">
              <w:rPr>
                <w:rFonts w:cs="Arial"/>
                <w:sz w:val="20"/>
              </w:rPr>
              <w:br/>
              <w:t>40,382-58,931</w:t>
            </w:r>
          </w:p>
        </w:tc>
        <w:tc>
          <w:tcPr>
            <w:tcW w:w="2381" w:type="dxa"/>
            <w:tcBorders>
              <w:top w:val="single" w:sz="4" w:space="0" w:color="BFBFBF" w:themeColor="background1" w:themeShade="BF"/>
              <w:bottom w:val="single" w:sz="4" w:space="0" w:color="BFBFBF" w:themeColor="background1" w:themeShade="BF"/>
            </w:tcBorders>
            <w:vAlign w:val="center"/>
          </w:tcPr>
          <w:p w14:paraId="3D6B3B3F" w14:textId="7B4B398E" w:rsidR="002F1404" w:rsidRPr="001D36C3" w:rsidRDefault="002F1404" w:rsidP="002F1404">
            <w:pPr>
              <w:jc w:val="center"/>
              <w:rPr>
                <w:rFonts w:cs="Arial"/>
                <w:sz w:val="20"/>
              </w:rPr>
            </w:pPr>
            <w:r w:rsidRPr="001D36C3">
              <w:rPr>
                <w:rFonts w:cs="Arial"/>
                <w:sz w:val="20"/>
              </w:rPr>
              <w:t>25,615</w:t>
            </w:r>
            <w:r w:rsidRPr="001D36C3">
              <w:rPr>
                <w:rFonts w:cs="Arial"/>
                <w:sz w:val="20"/>
              </w:rPr>
              <w:br/>
              <w:t>21,607-30,147</w:t>
            </w:r>
          </w:p>
        </w:tc>
      </w:tr>
      <w:tr w:rsidR="002F1404" w:rsidRPr="001D36C3" w14:paraId="77774F76"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2ACCDCEF" w14:textId="0FEC0555" w:rsidR="002F1404" w:rsidRPr="001D36C3" w:rsidRDefault="002F1404" w:rsidP="002F1404">
            <w:pPr>
              <w:jc w:val="center"/>
              <w:rPr>
                <w:rFonts w:cs="Arial"/>
                <w:sz w:val="20"/>
              </w:rPr>
            </w:pPr>
            <w:r w:rsidRPr="001D36C3">
              <w:rPr>
                <w:rFonts w:cs="Arial"/>
                <w:sz w:val="20"/>
              </w:rPr>
              <w:t>2013</w:t>
            </w:r>
          </w:p>
        </w:tc>
        <w:tc>
          <w:tcPr>
            <w:tcW w:w="2340" w:type="dxa"/>
            <w:tcBorders>
              <w:top w:val="single" w:sz="4" w:space="0" w:color="BFBFBF" w:themeColor="background1" w:themeShade="BF"/>
              <w:bottom w:val="single" w:sz="4" w:space="0" w:color="BFBFBF" w:themeColor="background1" w:themeShade="BF"/>
            </w:tcBorders>
          </w:tcPr>
          <w:p w14:paraId="10447A0B" w14:textId="6C955462" w:rsidR="002F1404" w:rsidRPr="001D36C3" w:rsidRDefault="002F1404" w:rsidP="002F1404">
            <w:pPr>
              <w:jc w:val="center"/>
              <w:rPr>
                <w:rFonts w:cs="Arial"/>
                <w:sz w:val="20"/>
              </w:rPr>
            </w:pPr>
            <w:r w:rsidRPr="001D36C3">
              <w:rPr>
                <w:rFonts w:cs="Arial"/>
                <w:sz w:val="20"/>
              </w:rPr>
              <w:t>66,709</w:t>
            </w:r>
            <w:r w:rsidRPr="001D36C3">
              <w:rPr>
                <w:rFonts w:cs="Arial"/>
                <w:sz w:val="20"/>
              </w:rPr>
              <w:br/>
              <w:t>54,294-81,108</w:t>
            </w:r>
          </w:p>
        </w:tc>
        <w:tc>
          <w:tcPr>
            <w:tcW w:w="2687" w:type="dxa"/>
            <w:tcBorders>
              <w:top w:val="single" w:sz="4" w:space="0" w:color="BFBFBF" w:themeColor="background1" w:themeShade="BF"/>
              <w:bottom w:val="single" w:sz="4" w:space="0" w:color="BFBFBF" w:themeColor="background1" w:themeShade="BF"/>
            </w:tcBorders>
          </w:tcPr>
          <w:p w14:paraId="2E0ABAD5" w14:textId="37D330E2" w:rsidR="002F1404" w:rsidRPr="001D36C3" w:rsidRDefault="002F1404" w:rsidP="002F1404">
            <w:pPr>
              <w:jc w:val="center"/>
              <w:rPr>
                <w:rFonts w:cs="Arial"/>
                <w:sz w:val="20"/>
              </w:rPr>
            </w:pPr>
            <w:r w:rsidRPr="001D36C3">
              <w:rPr>
                <w:rFonts w:cs="Arial"/>
                <w:sz w:val="20"/>
              </w:rPr>
              <w:t>39,988</w:t>
            </w:r>
            <w:r w:rsidRPr="001D36C3">
              <w:rPr>
                <w:rFonts w:cs="Arial"/>
                <w:sz w:val="20"/>
              </w:rPr>
              <w:br/>
              <w:t>31,504-50,055</w:t>
            </w:r>
          </w:p>
        </w:tc>
        <w:tc>
          <w:tcPr>
            <w:tcW w:w="2381" w:type="dxa"/>
            <w:tcBorders>
              <w:top w:val="single" w:sz="4" w:space="0" w:color="BFBFBF" w:themeColor="background1" w:themeShade="BF"/>
              <w:bottom w:val="single" w:sz="4" w:space="0" w:color="BFBFBF" w:themeColor="background1" w:themeShade="BF"/>
            </w:tcBorders>
          </w:tcPr>
          <w:p w14:paraId="6CAE581D" w14:textId="3C071C8D" w:rsidR="002F1404" w:rsidRPr="001D36C3" w:rsidRDefault="002F1404" w:rsidP="002F1404">
            <w:pPr>
              <w:jc w:val="center"/>
              <w:rPr>
                <w:rFonts w:cs="Arial"/>
                <w:sz w:val="20"/>
              </w:rPr>
            </w:pPr>
            <w:r w:rsidRPr="001D36C3">
              <w:rPr>
                <w:rFonts w:cs="Arial"/>
                <w:sz w:val="20"/>
              </w:rPr>
              <w:t>27,092</w:t>
            </w:r>
            <w:r w:rsidRPr="001D36C3">
              <w:rPr>
                <w:rFonts w:cs="Arial"/>
                <w:sz w:val="20"/>
              </w:rPr>
              <w:br/>
              <w:t>22,041-32,952</w:t>
            </w:r>
          </w:p>
        </w:tc>
      </w:tr>
      <w:tr w:rsidR="002F1404" w:rsidRPr="001D36C3" w14:paraId="35560D96"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373056AE" w14:textId="77DF2DE1" w:rsidR="002F1404" w:rsidRPr="001D36C3" w:rsidRDefault="002F1404" w:rsidP="002F1404">
            <w:pPr>
              <w:jc w:val="center"/>
              <w:rPr>
                <w:rFonts w:cs="Arial"/>
                <w:sz w:val="20"/>
              </w:rPr>
            </w:pPr>
            <w:r w:rsidRPr="001D36C3">
              <w:rPr>
                <w:rFonts w:cs="Arial"/>
                <w:sz w:val="20"/>
              </w:rPr>
              <w:t>2014</w:t>
            </w:r>
          </w:p>
        </w:tc>
        <w:tc>
          <w:tcPr>
            <w:tcW w:w="2340" w:type="dxa"/>
            <w:tcBorders>
              <w:top w:val="single" w:sz="4" w:space="0" w:color="BFBFBF" w:themeColor="background1" w:themeShade="BF"/>
              <w:bottom w:val="single" w:sz="4" w:space="0" w:color="BFBFBF" w:themeColor="background1" w:themeShade="BF"/>
            </w:tcBorders>
          </w:tcPr>
          <w:p w14:paraId="547A31F1" w14:textId="47EFF6B7" w:rsidR="002F1404" w:rsidRPr="001D36C3" w:rsidRDefault="002F1404" w:rsidP="002F1404">
            <w:pPr>
              <w:jc w:val="center"/>
              <w:rPr>
                <w:rFonts w:cs="Arial"/>
                <w:sz w:val="20"/>
              </w:rPr>
            </w:pPr>
            <w:r w:rsidRPr="001D36C3">
              <w:rPr>
                <w:rFonts w:cs="Arial"/>
                <w:sz w:val="20"/>
              </w:rPr>
              <w:t>67,990</w:t>
            </w:r>
            <w:r w:rsidRPr="001D36C3">
              <w:rPr>
                <w:rFonts w:cs="Arial"/>
                <w:sz w:val="20"/>
              </w:rPr>
              <w:br/>
              <w:t>59,802-76,978</w:t>
            </w:r>
          </w:p>
        </w:tc>
        <w:tc>
          <w:tcPr>
            <w:tcW w:w="2687" w:type="dxa"/>
            <w:tcBorders>
              <w:top w:val="single" w:sz="4" w:space="0" w:color="BFBFBF" w:themeColor="background1" w:themeShade="BF"/>
              <w:bottom w:val="single" w:sz="4" w:space="0" w:color="BFBFBF" w:themeColor="background1" w:themeShade="BF"/>
            </w:tcBorders>
          </w:tcPr>
          <w:p w14:paraId="6EDAD77E" w14:textId="5BD8AC8F" w:rsidR="002F1404" w:rsidRPr="001D36C3" w:rsidRDefault="002F1404" w:rsidP="002F1404">
            <w:pPr>
              <w:jc w:val="center"/>
              <w:rPr>
                <w:rFonts w:cs="Arial"/>
                <w:sz w:val="20"/>
              </w:rPr>
            </w:pPr>
            <w:r w:rsidRPr="001D36C3">
              <w:rPr>
                <w:rFonts w:cs="Arial"/>
                <w:sz w:val="20"/>
              </w:rPr>
              <w:t>44,285</w:t>
            </w:r>
            <w:r w:rsidRPr="001D36C3">
              <w:rPr>
                <w:rFonts w:cs="Arial"/>
                <w:sz w:val="20"/>
              </w:rPr>
              <w:br/>
              <w:t>37,440-52,014</w:t>
            </w:r>
          </w:p>
        </w:tc>
        <w:tc>
          <w:tcPr>
            <w:tcW w:w="2381" w:type="dxa"/>
            <w:tcBorders>
              <w:top w:val="single" w:sz="4" w:space="0" w:color="BFBFBF" w:themeColor="background1" w:themeShade="BF"/>
              <w:bottom w:val="single" w:sz="4" w:space="0" w:color="BFBFBF" w:themeColor="background1" w:themeShade="BF"/>
            </w:tcBorders>
          </w:tcPr>
          <w:p w14:paraId="5C8A0105" w14:textId="2260E13D" w:rsidR="002F1404" w:rsidRPr="001D36C3" w:rsidRDefault="002F1404" w:rsidP="002F1404">
            <w:pPr>
              <w:jc w:val="center"/>
              <w:rPr>
                <w:rFonts w:cs="Arial"/>
                <w:sz w:val="20"/>
              </w:rPr>
            </w:pPr>
            <w:r w:rsidRPr="001D36C3">
              <w:rPr>
                <w:rFonts w:cs="Arial"/>
                <w:sz w:val="20"/>
              </w:rPr>
              <w:t>23,863</w:t>
            </w:r>
            <w:r w:rsidRPr="001D36C3">
              <w:rPr>
                <w:rFonts w:cs="Arial"/>
                <w:sz w:val="20"/>
              </w:rPr>
              <w:br/>
              <w:t>20,356-27,799</w:t>
            </w:r>
          </w:p>
        </w:tc>
      </w:tr>
      <w:tr w:rsidR="002F1404" w:rsidRPr="001D36C3" w14:paraId="3780A7E8"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4153F521" w14:textId="79AD9B3A" w:rsidR="002F1404" w:rsidRPr="001D36C3" w:rsidRDefault="002F1404" w:rsidP="002F1404">
            <w:pPr>
              <w:jc w:val="center"/>
              <w:rPr>
                <w:rFonts w:cs="Arial"/>
                <w:sz w:val="20"/>
              </w:rPr>
            </w:pPr>
            <w:r w:rsidRPr="001D36C3">
              <w:rPr>
                <w:rFonts w:cs="Arial"/>
                <w:sz w:val="20"/>
              </w:rPr>
              <w:t>2015</w:t>
            </w:r>
          </w:p>
        </w:tc>
        <w:tc>
          <w:tcPr>
            <w:tcW w:w="2340" w:type="dxa"/>
            <w:tcBorders>
              <w:top w:val="single" w:sz="4" w:space="0" w:color="BFBFBF" w:themeColor="background1" w:themeShade="BF"/>
              <w:bottom w:val="single" w:sz="4" w:space="0" w:color="BFBFBF" w:themeColor="background1" w:themeShade="BF"/>
            </w:tcBorders>
          </w:tcPr>
          <w:p w14:paraId="4CEFD153" w14:textId="1428F782" w:rsidR="002F1404" w:rsidRPr="001D36C3" w:rsidRDefault="002F1404" w:rsidP="002F1404">
            <w:pPr>
              <w:jc w:val="center"/>
              <w:rPr>
                <w:rFonts w:cs="Arial"/>
                <w:sz w:val="20"/>
              </w:rPr>
            </w:pPr>
            <w:r w:rsidRPr="001D36C3">
              <w:rPr>
                <w:rFonts w:cs="Arial"/>
                <w:sz w:val="20"/>
              </w:rPr>
              <w:t>58,927</w:t>
            </w:r>
            <w:r w:rsidRPr="001D36C3">
              <w:rPr>
                <w:rFonts w:cs="Arial"/>
                <w:sz w:val="20"/>
              </w:rPr>
              <w:br/>
              <w:t>51,368-67,278</w:t>
            </w:r>
          </w:p>
        </w:tc>
        <w:tc>
          <w:tcPr>
            <w:tcW w:w="2687" w:type="dxa"/>
            <w:tcBorders>
              <w:top w:val="single" w:sz="4" w:space="0" w:color="BFBFBF" w:themeColor="background1" w:themeShade="BF"/>
              <w:bottom w:val="single" w:sz="4" w:space="0" w:color="BFBFBF" w:themeColor="background1" w:themeShade="BF"/>
            </w:tcBorders>
          </w:tcPr>
          <w:p w14:paraId="273E2AEE" w14:textId="02ABFE63" w:rsidR="002F1404" w:rsidRPr="001D36C3" w:rsidRDefault="002F1404" w:rsidP="002F1404">
            <w:pPr>
              <w:jc w:val="center"/>
              <w:rPr>
                <w:rFonts w:cs="Arial"/>
                <w:sz w:val="20"/>
              </w:rPr>
            </w:pPr>
            <w:r w:rsidRPr="001D36C3">
              <w:rPr>
                <w:rFonts w:cs="Arial"/>
                <w:sz w:val="20"/>
              </w:rPr>
              <w:t>34,982</w:t>
            </w:r>
            <w:r w:rsidRPr="001D36C3">
              <w:rPr>
                <w:rFonts w:cs="Arial"/>
                <w:sz w:val="20"/>
              </w:rPr>
              <w:br/>
              <w:t>29,145-41,643</w:t>
            </w:r>
          </w:p>
        </w:tc>
        <w:tc>
          <w:tcPr>
            <w:tcW w:w="2381" w:type="dxa"/>
            <w:tcBorders>
              <w:top w:val="single" w:sz="4" w:space="0" w:color="BFBFBF" w:themeColor="background1" w:themeShade="BF"/>
              <w:bottom w:val="single" w:sz="4" w:space="0" w:color="BFBFBF" w:themeColor="background1" w:themeShade="BF"/>
            </w:tcBorders>
          </w:tcPr>
          <w:p w14:paraId="1701B4C5" w14:textId="1B4ACC5F" w:rsidR="002F1404" w:rsidRPr="001D36C3" w:rsidRDefault="002F1404" w:rsidP="002F1404">
            <w:pPr>
              <w:jc w:val="center"/>
              <w:rPr>
                <w:rFonts w:cs="Arial"/>
                <w:sz w:val="20"/>
              </w:rPr>
            </w:pPr>
            <w:r w:rsidRPr="001D36C3">
              <w:rPr>
                <w:rFonts w:cs="Arial"/>
                <w:sz w:val="20"/>
              </w:rPr>
              <w:t>24,108</w:t>
            </w:r>
            <w:r w:rsidRPr="001D36C3">
              <w:rPr>
                <w:rFonts w:cs="Arial"/>
                <w:sz w:val="20"/>
              </w:rPr>
              <w:br/>
              <w:t>20,290-28,429</w:t>
            </w:r>
          </w:p>
        </w:tc>
      </w:tr>
      <w:tr w:rsidR="002F1404" w:rsidRPr="001D36C3" w14:paraId="3D27519F"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5DB64DEA" w14:textId="1F8F1908" w:rsidR="002F1404" w:rsidRPr="001D36C3" w:rsidRDefault="002F1404" w:rsidP="002F1404">
            <w:pPr>
              <w:jc w:val="center"/>
              <w:rPr>
                <w:rFonts w:cs="Arial"/>
                <w:sz w:val="20"/>
              </w:rPr>
            </w:pPr>
            <w:r w:rsidRPr="001D36C3">
              <w:rPr>
                <w:rFonts w:cs="Arial"/>
                <w:sz w:val="20"/>
              </w:rPr>
              <w:t>2016</w:t>
            </w:r>
          </w:p>
        </w:tc>
        <w:tc>
          <w:tcPr>
            <w:tcW w:w="2340" w:type="dxa"/>
            <w:tcBorders>
              <w:top w:val="single" w:sz="4" w:space="0" w:color="BFBFBF" w:themeColor="background1" w:themeShade="BF"/>
              <w:bottom w:val="single" w:sz="4" w:space="0" w:color="BFBFBF" w:themeColor="background1" w:themeShade="BF"/>
            </w:tcBorders>
          </w:tcPr>
          <w:p w14:paraId="35D7F3A8" w14:textId="4FBFFB15" w:rsidR="002F1404" w:rsidRPr="001D36C3" w:rsidRDefault="002F1404" w:rsidP="002F1404">
            <w:pPr>
              <w:jc w:val="center"/>
              <w:rPr>
                <w:rFonts w:cs="Arial"/>
                <w:sz w:val="20"/>
              </w:rPr>
            </w:pPr>
            <w:r w:rsidRPr="001D36C3">
              <w:rPr>
                <w:rFonts w:cs="Arial"/>
                <w:sz w:val="20"/>
              </w:rPr>
              <w:t>98,394</w:t>
            </w:r>
            <w:r w:rsidRPr="001D36C3">
              <w:rPr>
                <w:rFonts w:cs="Arial"/>
                <w:sz w:val="20"/>
              </w:rPr>
              <w:br/>
              <w:t>87,150-110,677</w:t>
            </w:r>
          </w:p>
        </w:tc>
        <w:tc>
          <w:tcPr>
            <w:tcW w:w="2687" w:type="dxa"/>
            <w:tcBorders>
              <w:top w:val="single" w:sz="4" w:space="0" w:color="BFBFBF" w:themeColor="background1" w:themeShade="BF"/>
              <w:bottom w:val="single" w:sz="4" w:space="0" w:color="BFBFBF" w:themeColor="background1" w:themeShade="BF"/>
            </w:tcBorders>
          </w:tcPr>
          <w:p w14:paraId="38AB5238" w14:textId="131030CB" w:rsidR="002F1404" w:rsidRPr="001D36C3" w:rsidRDefault="002F1404" w:rsidP="002F1404">
            <w:pPr>
              <w:jc w:val="center"/>
              <w:rPr>
                <w:rFonts w:cs="Arial"/>
                <w:sz w:val="20"/>
              </w:rPr>
            </w:pPr>
            <w:r w:rsidRPr="001D36C3">
              <w:rPr>
                <w:rFonts w:cs="Arial"/>
                <w:sz w:val="20"/>
              </w:rPr>
              <w:t>74,124</w:t>
            </w:r>
            <w:r w:rsidRPr="001D36C3">
              <w:rPr>
                <w:rFonts w:cs="Arial"/>
                <w:sz w:val="20"/>
              </w:rPr>
              <w:br/>
              <w:t>64,811-84,392</w:t>
            </w:r>
          </w:p>
        </w:tc>
        <w:tc>
          <w:tcPr>
            <w:tcW w:w="2381" w:type="dxa"/>
            <w:tcBorders>
              <w:top w:val="single" w:sz="4" w:space="0" w:color="BFBFBF" w:themeColor="background1" w:themeShade="BF"/>
              <w:bottom w:val="single" w:sz="4" w:space="0" w:color="BFBFBF" w:themeColor="background1" w:themeShade="BF"/>
            </w:tcBorders>
          </w:tcPr>
          <w:p w14:paraId="1F7DEE2F" w14:textId="6F2C9F41" w:rsidR="002F1404" w:rsidRPr="001D36C3" w:rsidRDefault="002F1404" w:rsidP="002F1404">
            <w:pPr>
              <w:jc w:val="center"/>
              <w:rPr>
                <w:rFonts w:cs="Arial"/>
                <w:sz w:val="20"/>
              </w:rPr>
            </w:pPr>
            <w:r w:rsidRPr="001D36C3">
              <w:rPr>
                <w:rFonts w:cs="Arial"/>
                <w:sz w:val="20"/>
              </w:rPr>
              <w:t>24,309</w:t>
            </w:r>
            <w:r w:rsidRPr="001D36C3">
              <w:rPr>
                <w:rFonts w:cs="Arial"/>
                <w:sz w:val="20"/>
              </w:rPr>
              <w:br/>
              <w:t>20,876-28,143</w:t>
            </w:r>
          </w:p>
        </w:tc>
      </w:tr>
      <w:tr w:rsidR="002F1404" w:rsidRPr="001D36C3" w14:paraId="05128F3E"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287324B8" w14:textId="1DE673B5" w:rsidR="002F1404" w:rsidRPr="001D36C3" w:rsidRDefault="002F1404" w:rsidP="002F1404">
            <w:pPr>
              <w:jc w:val="center"/>
              <w:rPr>
                <w:rFonts w:cs="Arial"/>
                <w:sz w:val="20"/>
              </w:rPr>
            </w:pPr>
            <w:r w:rsidRPr="001D36C3">
              <w:rPr>
                <w:rFonts w:cs="Arial"/>
                <w:sz w:val="20"/>
              </w:rPr>
              <w:t>2017</w:t>
            </w:r>
          </w:p>
        </w:tc>
        <w:tc>
          <w:tcPr>
            <w:tcW w:w="2340" w:type="dxa"/>
            <w:tcBorders>
              <w:top w:val="single" w:sz="4" w:space="0" w:color="BFBFBF" w:themeColor="background1" w:themeShade="BF"/>
              <w:bottom w:val="single" w:sz="4" w:space="0" w:color="BFBFBF" w:themeColor="background1" w:themeShade="BF"/>
            </w:tcBorders>
          </w:tcPr>
          <w:p w14:paraId="64546628" w14:textId="2CF19A3B" w:rsidR="002F1404" w:rsidRPr="001D36C3" w:rsidRDefault="002F1404" w:rsidP="002F1404">
            <w:pPr>
              <w:jc w:val="center"/>
              <w:rPr>
                <w:rFonts w:cs="Arial"/>
                <w:sz w:val="20"/>
              </w:rPr>
            </w:pPr>
            <w:r w:rsidRPr="001D36C3">
              <w:rPr>
                <w:rFonts w:cs="Arial"/>
                <w:sz w:val="20"/>
              </w:rPr>
              <w:t>65,738</w:t>
            </w:r>
            <w:r w:rsidRPr="001D36C3">
              <w:rPr>
                <w:rFonts w:cs="Arial"/>
                <w:sz w:val="20"/>
              </w:rPr>
              <w:br/>
              <w:t>57,221-75,157</w:t>
            </w:r>
          </w:p>
        </w:tc>
        <w:tc>
          <w:tcPr>
            <w:tcW w:w="2687" w:type="dxa"/>
            <w:tcBorders>
              <w:top w:val="single" w:sz="4" w:space="0" w:color="BFBFBF" w:themeColor="background1" w:themeShade="BF"/>
              <w:bottom w:val="single" w:sz="4" w:space="0" w:color="BFBFBF" w:themeColor="background1" w:themeShade="BF"/>
            </w:tcBorders>
          </w:tcPr>
          <w:p w14:paraId="14DFF908" w14:textId="4BB69B1B" w:rsidR="002F1404" w:rsidRPr="001D36C3" w:rsidRDefault="002F1404" w:rsidP="002F1404">
            <w:pPr>
              <w:jc w:val="center"/>
              <w:rPr>
                <w:rFonts w:cs="Arial"/>
                <w:sz w:val="20"/>
              </w:rPr>
            </w:pPr>
            <w:r w:rsidRPr="001D36C3">
              <w:rPr>
                <w:rFonts w:cs="Arial"/>
                <w:sz w:val="20"/>
              </w:rPr>
              <w:t>51,127</w:t>
            </w:r>
            <w:r w:rsidRPr="001D36C3">
              <w:rPr>
                <w:rFonts w:cs="Arial"/>
                <w:sz w:val="20"/>
              </w:rPr>
              <w:br/>
              <w:t>43,976-59,103</w:t>
            </w:r>
          </w:p>
        </w:tc>
        <w:tc>
          <w:tcPr>
            <w:tcW w:w="2381" w:type="dxa"/>
            <w:tcBorders>
              <w:top w:val="single" w:sz="4" w:space="0" w:color="BFBFBF" w:themeColor="background1" w:themeShade="BF"/>
              <w:bottom w:val="single" w:sz="4" w:space="0" w:color="BFBFBF" w:themeColor="background1" w:themeShade="BF"/>
            </w:tcBorders>
          </w:tcPr>
          <w:p w14:paraId="6F615BFB" w14:textId="37693433" w:rsidR="002F1404" w:rsidRPr="001D36C3" w:rsidRDefault="002F1404" w:rsidP="002F1404">
            <w:pPr>
              <w:jc w:val="center"/>
              <w:rPr>
                <w:rFonts w:cs="Arial"/>
                <w:sz w:val="20"/>
              </w:rPr>
            </w:pPr>
            <w:r w:rsidRPr="001D36C3">
              <w:rPr>
                <w:rFonts w:cs="Arial"/>
                <w:sz w:val="20"/>
              </w:rPr>
              <w:t>14,650</w:t>
            </w:r>
            <w:r w:rsidRPr="001D36C3">
              <w:rPr>
                <w:rFonts w:cs="Arial"/>
                <w:sz w:val="20"/>
              </w:rPr>
              <w:br/>
              <w:t>12,134-17,534</w:t>
            </w:r>
          </w:p>
        </w:tc>
      </w:tr>
      <w:tr w:rsidR="002F1404" w:rsidRPr="001D36C3" w14:paraId="1E6644CB"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340DF618" w14:textId="5A0456C0" w:rsidR="002F1404" w:rsidRPr="001D36C3" w:rsidRDefault="002F1404" w:rsidP="002F1404">
            <w:pPr>
              <w:jc w:val="center"/>
              <w:rPr>
                <w:rFonts w:cs="Arial"/>
                <w:sz w:val="20"/>
              </w:rPr>
            </w:pPr>
            <w:r w:rsidRPr="001D36C3">
              <w:rPr>
                <w:rFonts w:cs="Arial"/>
                <w:sz w:val="20"/>
              </w:rPr>
              <w:t>2018</w:t>
            </w:r>
          </w:p>
        </w:tc>
        <w:tc>
          <w:tcPr>
            <w:tcW w:w="2340" w:type="dxa"/>
            <w:tcBorders>
              <w:top w:val="single" w:sz="4" w:space="0" w:color="BFBFBF" w:themeColor="background1" w:themeShade="BF"/>
              <w:bottom w:val="single" w:sz="4" w:space="0" w:color="BFBFBF" w:themeColor="background1" w:themeShade="BF"/>
            </w:tcBorders>
          </w:tcPr>
          <w:p w14:paraId="16A6D5E1" w14:textId="7380F5DD" w:rsidR="002F1404" w:rsidRPr="001D36C3" w:rsidRDefault="002F1404" w:rsidP="002F1404">
            <w:pPr>
              <w:jc w:val="center"/>
              <w:rPr>
                <w:rFonts w:cs="Arial"/>
                <w:sz w:val="20"/>
              </w:rPr>
            </w:pPr>
            <w:r w:rsidRPr="001D36C3">
              <w:rPr>
                <w:rFonts w:cs="Arial"/>
                <w:sz w:val="20"/>
              </w:rPr>
              <w:t>80,746</w:t>
            </w:r>
            <w:r w:rsidRPr="001D36C3">
              <w:rPr>
                <w:rFonts w:cs="Arial"/>
                <w:sz w:val="20"/>
              </w:rPr>
              <w:br/>
              <w:t>70,984-91,467</w:t>
            </w:r>
          </w:p>
        </w:tc>
        <w:tc>
          <w:tcPr>
            <w:tcW w:w="2687" w:type="dxa"/>
            <w:tcBorders>
              <w:top w:val="single" w:sz="4" w:space="0" w:color="BFBFBF" w:themeColor="background1" w:themeShade="BF"/>
              <w:bottom w:val="single" w:sz="4" w:space="0" w:color="BFBFBF" w:themeColor="background1" w:themeShade="BF"/>
            </w:tcBorders>
          </w:tcPr>
          <w:p w14:paraId="1967E671" w14:textId="356511A0" w:rsidR="002F1404" w:rsidRPr="001D36C3" w:rsidRDefault="002F1404" w:rsidP="002F1404">
            <w:pPr>
              <w:jc w:val="center"/>
              <w:rPr>
                <w:rFonts w:cs="Arial"/>
                <w:sz w:val="20"/>
              </w:rPr>
            </w:pPr>
            <w:r w:rsidRPr="001D36C3">
              <w:rPr>
                <w:rFonts w:cs="Arial"/>
                <w:sz w:val="20"/>
              </w:rPr>
              <w:t>59,609</w:t>
            </w:r>
            <w:r w:rsidRPr="001D36C3">
              <w:rPr>
                <w:rFonts w:cs="Arial"/>
                <w:sz w:val="20"/>
              </w:rPr>
              <w:br/>
              <w:t>51,755-68,310</w:t>
            </w:r>
          </w:p>
        </w:tc>
        <w:tc>
          <w:tcPr>
            <w:tcW w:w="2381" w:type="dxa"/>
            <w:tcBorders>
              <w:top w:val="single" w:sz="4" w:space="0" w:color="BFBFBF" w:themeColor="background1" w:themeShade="BF"/>
              <w:bottom w:val="single" w:sz="4" w:space="0" w:color="BFBFBF" w:themeColor="background1" w:themeShade="BF"/>
            </w:tcBorders>
          </w:tcPr>
          <w:p w14:paraId="42003E63" w14:textId="01620829" w:rsidR="002F1404" w:rsidRPr="001D36C3" w:rsidRDefault="002F1404" w:rsidP="002F1404">
            <w:pPr>
              <w:jc w:val="center"/>
              <w:rPr>
                <w:rFonts w:cs="Arial"/>
                <w:sz w:val="20"/>
              </w:rPr>
            </w:pPr>
            <w:r w:rsidRPr="001D36C3">
              <w:rPr>
                <w:rFonts w:cs="Arial"/>
                <w:sz w:val="20"/>
              </w:rPr>
              <w:t>21,432</w:t>
            </w:r>
            <w:r w:rsidRPr="001D36C3">
              <w:rPr>
                <w:rFonts w:cs="Arial"/>
                <w:sz w:val="20"/>
              </w:rPr>
              <w:br/>
              <w:t>17,271-26,291</w:t>
            </w:r>
          </w:p>
        </w:tc>
      </w:tr>
      <w:tr w:rsidR="002F1404" w:rsidRPr="001D36C3" w14:paraId="01675202" w14:textId="77777777" w:rsidTr="00DA5EA7">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5469D7A4" w14:textId="2B70835B" w:rsidR="002F1404" w:rsidRPr="001D36C3" w:rsidRDefault="002F1404" w:rsidP="002F1404">
            <w:pPr>
              <w:jc w:val="center"/>
              <w:rPr>
                <w:rFonts w:cs="Arial"/>
                <w:sz w:val="20"/>
              </w:rPr>
            </w:pPr>
            <w:r w:rsidRPr="001D36C3">
              <w:rPr>
                <w:rFonts w:cs="Arial"/>
                <w:sz w:val="20"/>
              </w:rPr>
              <w:t>2019</w:t>
            </w:r>
            <w:r w:rsidR="001D36C3">
              <w:rPr>
                <w:rFonts w:cs="Arial"/>
                <w:sz w:val="20"/>
              </w:rPr>
              <w:t>*</w:t>
            </w:r>
          </w:p>
        </w:tc>
        <w:tc>
          <w:tcPr>
            <w:tcW w:w="2340" w:type="dxa"/>
            <w:tcBorders>
              <w:top w:val="single" w:sz="4" w:space="0" w:color="BFBFBF" w:themeColor="background1" w:themeShade="BF"/>
              <w:bottom w:val="single" w:sz="4" w:space="0" w:color="BFBFBF" w:themeColor="background1" w:themeShade="BF"/>
            </w:tcBorders>
          </w:tcPr>
          <w:p w14:paraId="7B829BBF" w14:textId="281B375E" w:rsidR="002F1404" w:rsidRPr="001D36C3" w:rsidRDefault="002F1404" w:rsidP="00B92F09">
            <w:pPr>
              <w:jc w:val="center"/>
              <w:rPr>
                <w:rFonts w:cs="Arial"/>
                <w:sz w:val="20"/>
              </w:rPr>
            </w:pPr>
            <w:r w:rsidRPr="001D36C3">
              <w:rPr>
                <w:rFonts w:cs="Arial"/>
                <w:sz w:val="20"/>
              </w:rPr>
              <w:t>79,066</w:t>
            </w:r>
            <w:r w:rsidR="001D36C3">
              <w:rPr>
                <w:rFonts w:cs="Arial"/>
                <w:sz w:val="20"/>
              </w:rPr>
              <w:t>*</w:t>
            </w:r>
            <w:r w:rsidR="00B92F09" w:rsidRPr="001D36C3">
              <w:rPr>
                <w:rFonts w:cs="Arial"/>
                <w:sz w:val="20"/>
              </w:rPr>
              <w:br/>
            </w:r>
            <w:r w:rsidRPr="001D36C3">
              <w:rPr>
                <w:rFonts w:cs="Arial"/>
                <w:sz w:val="20"/>
              </w:rPr>
              <w:t>6</w:t>
            </w:r>
            <w:r w:rsidR="00597117" w:rsidRPr="001D36C3">
              <w:rPr>
                <w:rFonts w:cs="Arial"/>
                <w:sz w:val="20"/>
              </w:rPr>
              <w:t>9</w:t>
            </w:r>
            <w:r w:rsidRPr="001D36C3">
              <w:rPr>
                <w:rFonts w:cs="Arial"/>
                <w:sz w:val="20"/>
              </w:rPr>
              <w:t>,072-90,091</w:t>
            </w:r>
          </w:p>
        </w:tc>
        <w:tc>
          <w:tcPr>
            <w:tcW w:w="2687" w:type="dxa"/>
            <w:tcBorders>
              <w:top w:val="single" w:sz="4" w:space="0" w:color="BFBFBF" w:themeColor="background1" w:themeShade="BF"/>
              <w:bottom w:val="single" w:sz="4" w:space="0" w:color="BFBFBF" w:themeColor="background1" w:themeShade="BF"/>
            </w:tcBorders>
          </w:tcPr>
          <w:p w14:paraId="5C9DE12D" w14:textId="44AA7B82" w:rsidR="002F1404" w:rsidRPr="001D36C3" w:rsidRDefault="002F1404" w:rsidP="00B92F09">
            <w:pPr>
              <w:jc w:val="center"/>
              <w:rPr>
                <w:rFonts w:cs="Arial"/>
                <w:sz w:val="20"/>
              </w:rPr>
            </w:pPr>
            <w:r w:rsidRPr="001D36C3">
              <w:rPr>
                <w:rFonts w:cs="Arial"/>
                <w:sz w:val="20"/>
              </w:rPr>
              <w:t>58,995</w:t>
            </w:r>
            <w:r w:rsidR="001D36C3">
              <w:rPr>
                <w:rFonts w:cs="Arial"/>
                <w:sz w:val="20"/>
              </w:rPr>
              <w:t>*</w:t>
            </w:r>
            <w:r w:rsidR="00B92F09" w:rsidRPr="001D36C3">
              <w:rPr>
                <w:rFonts w:cs="Arial"/>
                <w:sz w:val="20"/>
              </w:rPr>
              <w:br/>
            </w:r>
            <w:r w:rsidRPr="001D36C3">
              <w:rPr>
                <w:rFonts w:cs="Arial"/>
                <w:sz w:val="20"/>
              </w:rPr>
              <w:t>50,215-68,863</w:t>
            </w:r>
          </w:p>
        </w:tc>
        <w:tc>
          <w:tcPr>
            <w:tcW w:w="2381" w:type="dxa"/>
            <w:tcBorders>
              <w:top w:val="single" w:sz="4" w:space="0" w:color="BFBFBF" w:themeColor="background1" w:themeShade="BF"/>
              <w:bottom w:val="single" w:sz="4" w:space="0" w:color="BFBFBF" w:themeColor="background1" w:themeShade="BF"/>
            </w:tcBorders>
          </w:tcPr>
          <w:p w14:paraId="2FD45FAE" w14:textId="516BAF26" w:rsidR="002F1404" w:rsidRPr="001D36C3" w:rsidRDefault="002F1404" w:rsidP="00B92F09">
            <w:pPr>
              <w:jc w:val="center"/>
              <w:rPr>
                <w:rFonts w:cs="Arial"/>
                <w:sz w:val="20"/>
              </w:rPr>
            </w:pPr>
            <w:r w:rsidRPr="001D36C3">
              <w:rPr>
                <w:rFonts w:cs="Arial"/>
                <w:sz w:val="20"/>
              </w:rPr>
              <w:t>20,291</w:t>
            </w:r>
            <w:r w:rsidR="001D36C3">
              <w:rPr>
                <w:rFonts w:cs="Arial"/>
                <w:sz w:val="20"/>
              </w:rPr>
              <w:t>*</w:t>
            </w:r>
            <w:r w:rsidR="00B92F09" w:rsidRPr="001D36C3">
              <w:rPr>
                <w:rFonts w:cs="Arial"/>
                <w:sz w:val="20"/>
              </w:rPr>
              <w:br/>
            </w:r>
            <w:r w:rsidRPr="001D36C3">
              <w:rPr>
                <w:rFonts w:cs="Arial"/>
                <w:sz w:val="20"/>
              </w:rPr>
              <w:t>16,940-24,109</w:t>
            </w:r>
          </w:p>
        </w:tc>
      </w:tr>
      <w:tr w:rsidR="00DA5EA7" w:rsidRPr="001D36C3" w14:paraId="4E1E845F" w14:textId="77777777" w:rsidTr="0073487A">
        <w:trPr>
          <w:cantSplit/>
          <w:trHeight w:val="499"/>
        </w:trPr>
        <w:tc>
          <w:tcPr>
            <w:tcW w:w="1800" w:type="dxa"/>
            <w:tcBorders>
              <w:top w:val="single" w:sz="4" w:space="0" w:color="BFBFBF" w:themeColor="background1" w:themeShade="BF"/>
              <w:bottom w:val="single" w:sz="12" w:space="0" w:color="auto"/>
            </w:tcBorders>
            <w:vAlign w:val="center"/>
          </w:tcPr>
          <w:p w14:paraId="29C4C58E" w14:textId="0E160ECD" w:rsidR="00DA5EA7" w:rsidRPr="001D36C3" w:rsidRDefault="00DA5EA7" w:rsidP="002F1404">
            <w:pPr>
              <w:jc w:val="center"/>
              <w:rPr>
                <w:rFonts w:cs="Arial"/>
                <w:sz w:val="20"/>
              </w:rPr>
            </w:pPr>
            <w:r w:rsidRPr="001D36C3">
              <w:rPr>
                <w:rFonts w:cs="Arial"/>
                <w:sz w:val="20"/>
              </w:rPr>
              <w:t>2020</w:t>
            </w:r>
            <w:r w:rsidR="001D36C3">
              <w:rPr>
                <w:rFonts w:cs="Arial"/>
                <w:sz w:val="20"/>
              </w:rPr>
              <w:t>*</w:t>
            </w:r>
          </w:p>
        </w:tc>
        <w:tc>
          <w:tcPr>
            <w:tcW w:w="2340" w:type="dxa"/>
            <w:tcBorders>
              <w:top w:val="single" w:sz="4" w:space="0" w:color="BFBFBF" w:themeColor="background1" w:themeShade="BF"/>
              <w:bottom w:val="single" w:sz="12" w:space="0" w:color="auto"/>
            </w:tcBorders>
          </w:tcPr>
          <w:p w14:paraId="0DAABD24" w14:textId="6DA95448" w:rsidR="00DA5EA7" w:rsidRPr="001D36C3" w:rsidRDefault="00DA5EA7" w:rsidP="00B92F09">
            <w:pPr>
              <w:jc w:val="center"/>
              <w:rPr>
                <w:rFonts w:cs="Arial"/>
                <w:sz w:val="20"/>
              </w:rPr>
            </w:pPr>
            <w:r w:rsidRPr="001D36C3">
              <w:rPr>
                <w:rFonts w:cs="Arial"/>
                <w:sz w:val="20"/>
              </w:rPr>
              <w:t>77,748</w:t>
            </w:r>
            <w:r w:rsidR="001D36C3">
              <w:rPr>
                <w:rFonts w:cs="Arial"/>
                <w:sz w:val="20"/>
              </w:rPr>
              <w:t>*</w:t>
            </w:r>
          </w:p>
          <w:p w14:paraId="7CDB96A0" w14:textId="4B7B6E6F" w:rsidR="00DA5EA7" w:rsidRPr="001D36C3" w:rsidRDefault="00DA5EA7" w:rsidP="00B92F09">
            <w:pPr>
              <w:jc w:val="center"/>
              <w:rPr>
                <w:rFonts w:cs="Arial"/>
                <w:sz w:val="20"/>
              </w:rPr>
            </w:pPr>
            <w:r w:rsidRPr="001D36C3">
              <w:rPr>
                <w:rFonts w:cs="Arial"/>
                <w:sz w:val="20"/>
              </w:rPr>
              <w:t>67,706-88,852</w:t>
            </w:r>
          </w:p>
        </w:tc>
        <w:tc>
          <w:tcPr>
            <w:tcW w:w="2687" w:type="dxa"/>
            <w:tcBorders>
              <w:top w:val="single" w:sz="4" w:space="0" w:color="BFBFBF" w:themeColor="background1" w:themeShade="BF"/>
              <w:bottom w:val="single" w:sz="12" w:space="0" w:color="auto"/>
            </w:tcBorders>
          </w:tcPr>
          <w:p w14:paraId="253680F6" w14:textId="0A759D30" w:rsidR="00DA5EA7" w:rsidRPr="001D36C3" w:rsidRDefault="00DA5EA7" w:rsidP="00B92F09">
            <w:pPr>
              <w:jc w:val="center"/>
              <w:rPr>
                <w:rFonts w:cs="Arial"/>
                <w:sz w:val="20"/>
              </w:rPr>
            </w:pPr>
            <w:r w:rsidRPr="001D36C3">
              <w:rPr>
                <w:rFonts w:cs="Arial"/>
                <w:sz w:val="20"/>
              </w:rPr>
              <w:t>58,438</w:t>
            </w:r>
            <w:r w:rsidR="001D36C3">
              <w:rPr>
                <w:rFonts w:cs="Arial"/>
                <w:sz w:val="20"/>
              </w:rPr>
              <w:t>*</w:t>
            </w:r>
          </w:p>
          <w:p w14:paraId="0F2E6141" w14:textId="03E0F829" w:rsidR="00DA5EA7" w:rsidRPr="001D36C3" w:rsidRDefault="00DA5EA7" w:rsidP="00B92F09">
            <w:pPr>
              <w:jc w:val="center"/>
              <w:rPr>
                <w:rFonts w:cs="Arial"/>
                <w:sz w:val="20"/>
              </w:rPr>
            </w:pPr>
            <w:r w:rsidRPr="001D36C3">
              <w:rPr>
                <w:rFonts w:cs="Arial"/>
                <w:sz w:val="20"/>
              </w:rPr>
              <w:t>49,759-68,189</w:t>
            </w:r>
          </w:p>
        </w:tc>
        <w:tc>
          <w:tcPr>
            <w:tcW w:w="2381" w:type="dxa"/>
            <w:tcBorders>
              <w:top w:val="single" w:sz="4" w:space="0" w:color="BFBFBF" w:themeColor="background1" w:themeShade="BF"/>
              <w:bottom w:val="single" w:sz="12" w:space="0" w:color="auto"/>
            </w:tcBorders>
          </w:tcPr>
          <w:p w14:paraId="2C071F75" w14:textId="57F9EAF0" w:rsidR="00DA5EA7" w:rsidRPr="001D36C3" w:rsidRDefault="00DA5EA7" w:rsidP="00B92F09">
            <w:pPr>
              <w:jc w:val="center"/>
              <w:rPr>
                <w:rFonts w:cs="Arial"/>
                <w:sz w:val="20"/>
              </w:rPr>
            </w:pPr>
            <w:r w:rsidRPr="001D36C3">
              <w:rPr>
                <w:rFonts w:cs="Arial"/>
                <w:sz w:val="20"/>
              </w:rPr>
              <w:t>19,107</w:t>
            </w:r>
            <w:r w:rsidR="001D36C3">
              <w:rPr>
                <w:rFonts w:cs="Arial"/>
                <w:sz w:val="20"/>
              </w:rPr>
              <w:t>*</w:t>
            </w:r>
          </w:p>
          <w:p w14:paraId="0155A819" w14:textId="42873C80" w:rsidR="00DA5EA7" w:rsidRPr="001D36C3" w:rsidRDefault="00DA5EA7" w:rsidP="00B92F09">
            <w:pPr>
              <w:jc w:val="center"/>
              <w:rPr>
                <w:rFonts w:cs="Arial"/>
                <w:sz w:val="20"/>
              </w:rPr>
            </w:pPr>
            <w:r w:rsidRPr="001D36C3">
              <w:rPr>
                <w:rFonts w:cs="Arial"/>
                <w:sz w:val="20"/>
              </w:rPr>
              <w:t>16,235-22,339</w:t>
            </w:r>
          </w:p>
        </w:tc>
      </w:tr>
    </w:tbl>
    <w:p w14:paraId="41984663" w14:textId="1C8AF2B1" w:rsidR="0073487A" w:rsidRDefault="008770CC" w:rsidP="0073487A">
      <w:pPr>
        <w:pStyle w:val="BodyText"/>
      </w:pPr>
      <w:r>
        <w:t>In the 2020</w:t>
      </w:r>
      <w:r w:rsidR="0073487A" w:rsidRPr="00C7067B">
        <w:t xml:space="preserve"> trawl survey, concentrations of commercial-sized adult males were located in </w:t>
      </w:r>
      <w:proofErr w:type="spellStart"/>
      <w:r w:rsidR="0073487A" w:rsidRPr="00C7067B">
        <w:t>Bradelle</w:t>
      </w:r>
      <w:proofErr w:type="spellEnd"/>
      <w:r w:rsidR="0073487A" w:rsidRPr="00C7067B">
        <w:t xml:space="preserve"> Bank, in </w:t>
      </w:r>
      <w:proofErr w:type="spellStart"/>
      <w:r>
        <w:t>Shediac</w:t>
      </w:r>
      <w:proofErr w:type="spellEnd"/>
      <w:r>
        <w:t xml:space="preserve"> valley, in </w:t>
      </w:r>
      <w:r w:rsidR="0073487A" w:rsidRPr="00C7067B">
        <w:t xml:space="preserve">Chaleur Bay, in the </w:t>
      </w:r>
      <w:r w:rsidR="0073487A">
        <w:t xml:space="preserve">central and </w:t>
      </w:r>
      <w:r w:rsidR="0073487A" w:rsidRPr="00C7067B">
        <w:t>southern part</w:t>
      </w:r>
      <w:r w:rsidR="0073487A">
        <w:t>s</w:t>
      </w:r>
      <w:r w:rsidR="0073487A" w:rsidRPr="00C7067B">
        <w:t xml:space="preserve"> of the Magdalen Channel</w:t>
      </w:r>
      <w:r w:rsidR="0073487A">
        <w:t>, in Area 12F</w:t>
      </w:r>
      <w:r w:rsidR="0073487A" w:rsidRPr="00C7067B">
        <w:t xml:space="preserve"> and in the southeastern part of </w:t>
      </w:r>
      <w:r w:rsidR="0073487A" w:rsidRPr="009E6031">
        <w:t xml:space="preserve">the </w:t>
      </w:r>
      <w:proofErr w:type="spellStart"/>
      <w:r w:rsidR="0073487A" w:rsidRPr="009E6031">
        <w:t>sGSL</w:t>
      </w:r>
      <w:proofErr w:type="spellEnd"/>
      <w:r w:rsidR="0073487A">
        <w:t xml:space="preserve"> </w:t>
      </w:r>
      <w:r w:rsidR="0073487A" w:rsidRPr="009E6031">
        <w:t xml:space="preserve">(Figure </w:t>
      </w:r>
      <w:r>
        <w:t>6</w:t>
      </w:r>
      <w:r w:rsidR="0073487A" w:rsidRPr="009E6031">
        <w:t xml:space="preserve">). The spatial distributions of commercial-sized adult males have varied annually during increasing and decreasing phases of the commercial biomass (Figure </w:t>
      </w:r>
      <w:r>
        <w:t>7</w:t>
      </w:r>
      <w:r w:rsidR="0073487A" w:rsidRPr="009E6031">
        <w:t>).</w:t>
      </w:r>
    </w:p>
    <w:p w14:paraId="78E9FE15" w14:textId="01E772CD" w:rsidR="001E2086" w:rsidRDefault="00AF2692" w:rsidP="00605F69">
      <w:pPr>
        <w:jc w:val="center"/>
      </w:pPr>
      <w:r>
        <w:rPr>
          <w:noProof/>
        </w:rPr>
        <w:drawing>
          <wp:inline distT="0" distB="0" distL="0" distR="0" wp14:anchorId="75C645F0" wp14:editId="3B2D8FAE">
            <wp:extent cx="3863458" cy="258445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6896" cy="2640265"/>
                    </a:xfrm>
                    <a:prstGeom prst="rect">
                      <a:avLst/>
                    </a:prstGeom>
                    <a:noFill/>
                  </pic:spPr>
                </pic:pic>
              </a:graphicData>
            </a:graphic>
          </wp:inline>
        </w:drawing>
      </w:r>
    </w:p>
    <w:p w14:paraId="43C55581" w14:textId="3CDAA3CA" w:rsidR="001E2086" w:rsidRPr="00B054A5" w:rsidRDefault="001E2086" w:rsidP="00B054A5">
      <w:pPr>
        <w:pStyle w:val="Caption-Figure"/>
      </w:pPr>
      <w:r w:rsidRPr="0003249C">
        <w:t xml:space="preserve">Figure </w:t>
      </w:r>
      <w:r w:rsidR="008E0F74">
        <w:t>6</w:t>
      </w:r>
      <w:r w:rsidR="00B054A5" w:rsidRPr="0003249C">
        <w:t>.</w:t>
      </w:r>
      <w:r w:rsidRPr="00B054A5">
        <w:t xml:space="preserve"> Density (kg </w:t>
      </w:r>
      <w:r w:rsidR="0003249C">
        <w:t>per</w:t>
      </w:r>
      <w:r w:rsidR="00D5544B" w:rsidRPr="00B054A5">
        <w:t xml:space="preserve"> </w:t>
      </w:r>
      <w:r w:rsidRPr="00B054A5">
        <w:t>km</w:t>
      </w:r>
      <w:r w:rsidRPr="0077398D">
        <w:rPr>
          <w:vertAlign w:val="superscript"/>
        </w:rPr>
        <w:t>2</w:t>
      </w:r>
      <w:r w:rsidRPr="00B054A5">
        <w:t>) contours of commercial-sized adult male crab</w:t>
      </w:r>
      <w:r w:rsidR="00AD0470">
        <w:t>s</w:t>
      </w:r>
      <w:r w:rsidRPr="00B054A5">
        <w:t xml:space="preserve"> </w:t>
      </w:r>
      <w:r w:rsidR="003E3EB4">
        <w:t>with a carapace width</w:t>
      </w:r>
      <w:r w:rsidR="003E3EB4" w:rsidRPr="00B054A5">
        <w:t xml:space="preserve"> </w:t>
      </w:r>
      <w:r w:rsidR="003E3EB4">
        <w:t xml:space="preserve">equal to or larger than </w:t>
      </w:r>
      <w:r w:rsidR="003E3EB4" w:rsidRPr="00B054A5">
        <w:t>95 mm</w:t>
      </w:r>
      <w:r w:rsidRPr="00B054A5">
        <w:t xml:space="preserve"> in the southern Gulf of St. Lawrence in 20</w:t>
      </w:r>
      <w:r w:rsidR="008E0F74">
        <w:t>20</w:t>
      </w:r>
      <w:r w:rsidR="00AF3115" w:rsidRPr="00B054A5">
        <w:t>, based on the snow crab trawl survey</w:t>
      </w:r>
      <w:r w:rsidRPr="00B054A5">
        <w:t>.</w:t>
      </w:r>
    </w:p>
    <w:p w14:paraId="046E02AB" w14:textId="352B9A74" w:rsidR="001E2086" w:rsidRDefault="001E2086" w:rsidP="001E2086">
      <w:pPr>
        <w:suppressAutoHyphens/>
        <w:jc w:val="center"/>
        <w:rPr>
          <w:rFonts w:cs="Arial"/>
          <w:i/>
          <w:sz w:val="20"/>
        </w:rPr>
      </w:pPr>
    </w:p>
    <w:p w14:paraId="51366F79" w14:textId="2AE9AF63" w:rsidR="00803248" w:rsidRDefault="00803248" w:rsidP="00B01278">
      <w:pPr>
        <w:pStyle w:val="BodyText"/>
      </w:pPr>
      <w:proofErr w:type="spellStart"/>
      <w:r w:rsidRPr="00803248">
        <w:t>Indicateurs</w:t>
      </w:r>
      <w:proofErr w:type="spellEnd"/>
      <w:r w:rsidRPr="00803248">
        <w:t xml:space="preserve"> de bias</w:t>
      </w:r>
    </w:p>
    <w:p w14:paraId="3E2059A3" w14:textId="6D758623" w:rsidR="0009290F" w:rsidRDefault="00803248" w:rsidP="0009290F">
      <w:pPr>
        <w:pStyle w:val="BodyText"/>
        <w:numPr>
          <w:ilvl w:val="0"/>
          <w:numId w:val="35"/>
        </w:numPr>
      </w:pPr>
      <w:proofErr w:type="spellStart"/>
      <w:r>
        <w:t>Histogrammes</w:t>
      </w:r>
      <w:proofErr w:type="spellEnd"/>
      <w:r>
        <w:t xml:space="preserve"> </w:t>
      </w:r>
      <w:proofErr w:type="spellStart"/>
      <w:r>
        <w:t>freq-taille</w:t>
      </w:r>
      <w:proofErr w:type="spellEnd"/>
      <w:r w:rsidR="003D744A">
        <w:t xml:space="preserve"> (fig + text)</w:t>
      </w:r>
      <w:r w:rsidR="0009290F" w:rsidRPr="0009290F">
        <w:t xml:space="preserve"> </w:t>
      </w:r>
      <w:r w:rsidR="0009290F">
        <w:t>Passive phase</w:t>
      </w:r>
    </w:p>
    <w:p w14:paraId="7A1B89C5" w14:textId="77777777" w:rsidR="0009290F" w:rsidRDefault="0009290F" w:rsidP="0009290F">
      <w:pPr>
        <w:pStyle w:val="BodyText"/>
        <w:numPr>
          <w:ilvl w:val="0"/>
          <w:numId w:val="35"/>
        </w:numPr>
        <w:rPr>
          <w:lang w:val="fr-CA"/>
        </w:rPr>
      </w:pPr>
      <w:proofErr w:type="spellStart"/>
      <w:r w:rsidRPr="00803248">
        <w:rPr>
          <w:lang w:val="fr-CA"/>
        </w:rPr>
        <w:lastRenderedPageBreak/>
        <w:t>Residuelle+débarquements</w:t>
      </w:r>
      <w:proofErr w:type="spellEnd"/>
      <w:r w:rsidRPr="00803248">
        <w:rPr>
          <w:lang w:val="fr-CA"/>
        </w:rPr>
        <w:t xml:space="preserve"> versus estimé biomasse commerciale</w:t>
      </w:r>
    </w:p>
    <w:p w14:paraId="0D813651" w14:textId="77777777" w:rsidR="0009290F" w:rsidRDefault="0009290F" w:rsidP="0009290F">
      <w:pPr>
        <w:pStyle w:val="BodyText"/>
        <w:rPr>
          <w:lang w:val="fr-CA"/>
        </w:rPr>
      </w:pPr>
      <w:r>
        <w:rPr>
          <w:lang w:val="fr-CA"/>
        </w:rPr>
        <w:t>Différences entre sous-légaux/femelles et crabes commerciaux</w:t>
      </w:r>
    </w:p>
    <w:p w14:paraId="310D7CB2" w14:textId="77777777" w:rsidR="0009290F" w:rsidRDefault="0009290F" w:rsidP="0009290F">
      <w:pPr>
        <w:pStyle w:val="BodyText"/>
        <w:rPr>
          <w:lang w:val="fr-CA"/>
        </w:rPr>
      </w:pPr>
      <w:r>
        <w:rPr>
          <w:lang w:val="fr-CA"/>
        </w:rPr>
        <w:t>Mention des hypothèses considérées pour expliquer la différence dans les « signaux » (</w:t>
      </w:r>
      <w:proofErr w:type="spellStart"/>
      <w:r>
        <w:rPr>
          <w:lang w:val="fr-CA"/>
        </w:rPr>
        <w:t>brief</w:t>
      </w:r>
      <w:proofErr w:type="spellEnd"/>
      <w:r>
        <w:rPr>
          <w:lang w:val="fr-CA"/>
        </w:rPr>
        <w:t xml:space="preserve"> </w:t>
      </w:r>
      <w:proofErr w:type="spellStart"/>
      <w:r>
        <w:rPr>
          <w:lang w:val="fr-CA"/>
        </w:rPr>
        <w:t>with</w:t>
      </w:r>
      <w:proofErr w:type="spellEnd"/>
      <w:r>
        <w:rPr>
          <w:lang w:val="fr-CA"/>
        </w:rPr>
        <w:t xml:space="preserve"> more </w:t>
      </w:r>
      <w:proofErr w:type="spellStart"/>
      <w:r>
        <w:rPr>
          <w:lang w:val="fr-CA"/>
        </w:rPr>
        <w:t>explanations</w:t>
      </w:r>
      <w:proofErr w:type="spellEnd"/>
      <w:r>
        <w:rPr>
          <w:lang w:val="fr-CA"/>
        </w:rPr>
        <w:t xml:space="preserve"> in the </w:t>
      </w:r>
      <w:proofErr w:type="spellStart"/>
      <w:r>
        <w:rPr>
          <w:lang w:val="fr-CA"/>
        </w:rPr>
        <w:t>res</w:t>
      </w:r>
      <w:proofErr w:type="spellEnd"/>
      <w:r>
        <w:rPr>
          <w:lang w:val="fr-CA"/>
        </w:rPr>
        <w:t xml:space="preserve"> doc).</w:t>
      </w:r>
    </w:p>
    <w:p w14:paraId="61FA4460" w14:textId="67D91401" w:rsidR="00803248" w:rsidRDefault="00803248" w:rsidP="00803248">
      <w:pPr>
        <w:pStyle w:val="BodyText"/>
        <w:numPr>
          <w:ilvl w:val="0"/>
          <w:numId w:val="35"/>
        </w:numPr>
      </w:pPr>
    </w:p>
    <w:p w14:paraId="6107765A" w14:textId="77777777" w:rsidR="006D1516" w:rsidRPr="006D1516" w:rsidRDefault="006D1516" w:rsidP="006D1516">
      <w:pPr>
        <w:pStyle w:val="ListParagraph"/>
        <w:keepLines/>
        <w:numPr>
          <w:ilvl w:val="0"/>
          <w:numId w:val="35"/>
        </w:numPr>
        <w:rPr>
          <w:b/>
        </w:rPr>
      </w:pPr>
    </w:p>
    <w:p w14:paraId="76544E15" w14:textId="77777777" w:rsidR="006D1516" w:rsidRPr="006D1516" w:rsidRDefault="006D1516" w:rsidP="006D1516">
      <w:pPr>
        <w:pStyle w:val="ListParagraph"/>
        <w:keepLines/>
        <w:numPr>
          <w:ilvl w:val="0"/>
          <w:numId w:val="35"/>
        </w:numPr>
        <w:rPr>
          <w:b/>
          <w:lang w:val="en-CA"/>
        </w:rPr>
      </w:pPr>
    </w:p>
    <w:p w14:paraId="1B447158" w14:textId="202E6CC3" w:rsidR="006D1516" w:rsidRPr="006D1516" w:rsidRDefault="0009290F" w:rsidP="006D1516">
      <w:pPr>
        <w:pStyle w:val="ListParagraph"/>
        <w:keepLines/>
        <w:numPr>
          <w:ilvl w:val="0"/>
          <w:numId w:val="35"/>
        </w:numPr>
        <w:rPr>
          <w:b/>
          <w:lang w:val="en-CA"/>
        </w:rPr>
      </w:pPr>
      <w:r>
        <w:rPr>
          <w:b/>
          <w:noProof/>
        </w:rPr>
        <mc:AlternateContent>
          <mc:Choice Requires="wpg">
            <w:drawing>
              <wp:anchor distT="0" distB="0" distL="114300" distR="114300" simplePos="0" relativeHeight="251659264" behindDoc="0" locked="0" layoutInCell="1" allowOverlap="1" wp14:anchorId="42468EDD" wp14:editId="68324ED7">
                <wp:simplePos x="0" y="0"/>
                <wp:positionH relativeFrom="margin">
                  <wp:posOffset>382137</wp:posOffset>
                </wp:positionH>
                <wp:positionV relativeFrom="paragraph">
                  <wp:posOffset>52543</wp:posOffset>
                </wp:positionV>
                <wp:extent cx="6883466" cy="3662045"/>
                <wp:effectExtent l="0" t="0" r="0" b="0"/>
                <wp:wrapNone/>
                <wp:docPr id="4" name="Group 4"/>
                <wp:cNvGraphicFramePr/>
                <a:graphic xmlns:a="http://schemas.openxmlformats.org/drawingml/2006/main">
                  <a:graphicData uri="http://schemas.microsoft.com/office/word/2010/wordprocessingGroup">
                    <wpg:wgp>
                      <wpg:cNvGrpSpPr/>
                      <wpg:grpSpPr>
                        <a:xfrm>
                          <a:off x="0" y="0"/>
                          <a:ext cx="6883466" cy="3662045"/>
                          <a:chOff x="0" y="0"/>
                          <a:chExt cx="6883466" cy="3662045"/>
                        </a:xfrm>
                      </wpg:grpSpPr>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72510" cy="3662045"/>
                          </a:xfrm>
                          <a:prstGeom prst="rect">
                            <a:avLst/>
                          </a:prstGeom>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678621" y="21020"/>
                            <a:ext cx="3204845" cy="3634740"/>
                          </a:xfrm>
                          <a:prstGeom prst="rect">
                            <a:avLst/>
                          </a:prstGeom>
                        </pic:spPr>
                      </pic:pic>
                    </wpg:wgp>
                  </a:graphicData>
                </a:graphic>
              </wp:anchor>
            </w:drawing>
          </mc:Choice>
          <mc:Fallback>
            <w:pict>
              <v:group w14:anchorId="5E5FF848" id="Group 4" o:spid="_x0000_s1026" style="position:absolute;margin-left:30.1pt;margin-top:4.15pt;width:542pt;height:288.35pt;z-index:251659264;mso-position-horizontal-relative:margin" coordsize="68834,36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5725;height:36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">
                  <v:imagedata r:id="rId19" o:title=""/>
                  <v:path arrowok="t"/>
                </v:shape>
                <v:shape id="Picture 8" o:spid="_x0000_s1028" type="#_x0000_t75" style="position:absolute;left:36786;top:210;width:32048;height:36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">
                  <v:imagedata r:id="rId20" o:title=""/>
                  <v:path arrowok="t"/>
                </v:shape>
                <w10:wrap anchorx="margin"/>
              </v:group>
            </w:pict>
          </mc:Fallback>
        </mc:AlternateContent>
      </w:r>
    </w:p>
    <w:p w14:paraId="2BBCFE3C" w14:textId="77777777" w:rsidR="006D1516" w:rsidRPr="006D1516" w:rsidRDefault="006D1516" w:rsidP="006D1516">
      <w:pPr>
        <w:pStyle w:val="ListParagraph"/>
        <w:keepLines/>
        <w:numPr>
          <w:ilvl w:val="0"/>
          <w:numId w:val="35"/>
        </w:numPr>
        <w:rPr>
          <w:b/>
          <w:lang w:val="en-CA"/>
        </w:rPr>
      </w:pPr>
    </w:p>
    <w:p w14:paraId="0C71FF4B" w14:textId="1BFDA06F" w:rsidR="006D1516" w:rsidRPr="006D1516" w:rsidRDefault="006D1516" w:rsidP="006D1516">
      <w:pPr>
        <w:pStyle w:val="ListParagraph"/>
        <w:keepLines/>
        <w:numPr>
          <w:ilvl w:val="0"/>
          <w:numId w:val="35"/>
        </w:numPr>
        <w:rPr>
          <w:b/>
          <w:lang w:val="en-CA"/>
        </w:rPr>
      </w:pPr>
    </w:p>
    <w:p w14:paraId="0C5B9C44" w14:textId="2475C34C" w:rsidR="006D1516" w:rsidRPr="006D1516" w:rsidRDefault="006D1516" w:rsidP="006D1516">
      <w:pPr>
        <w:pStyle w:val="ListParagraph"/>
        <w:keepLines/>
        <w:numPr>
          <w:ilvl w:val="0"/>
          <w:numId w:val="35"/>
        </w:numPr>
        <w:rPr>
          <w:b/>
          <w:lang w:val="en-CA"/>
        </w:rPr>
      </w:pPr>
    </w:p>
    <w:p w14:paraId="3186A323" w14:textId="059E56F3" w:rsidR="006D1516" w:rsidRPr="006D1516" w:rsidRDefault="006D1516" w:rsidP="006D1516">
      <w:pPr>
        <w:pStyle w:val="ListParagraph"/>
        <w:keepLines/>
        <w:numPr>
          <w:ilvl w:val="0"/>
          <w:numId w:val="35"/>
        </w:numPr>
        <w:rPr>
          <w:b/>
          <w:lang w:val="en-CA"/>
        </w:rPr>
      </w:pPr>
    </w:p>
    <w:p w14:paraId="152D45AB" w14:textId="1FB93B8E" w:rsidR="006D1516" w:rsidRPr="006D1516" w:rsidRDefault="006D1516" w:rsidP="006D1516">
      <w:pPr>
        <w:pStyle w:val="ListParagraph"/>
        <w:keepLines/>
        <w:numPr>
          <w:ilvl w:val="0"/>
          <w:numId w:val="35"/>
        </w:numPr>
        <w:rPr>
          <w:b/>
          <w:lang w:val="en-CA"/>
        </w:rPr>
      </w:pPr>
    </w:p>
    <w:p w14:paraId="04D65D55" w14:textId="77777777" w:rsidR="006D1516" w:rsidRPr="006D1516" w:rsidRDefault="006D1516" w:rsidP="006D1516">
      <w:pPr>
        <w:pStyle w:val="ListParagraph"/>
        <w:keepLines/>
        <w:numPr>
          <w:ilvl w:val="0"/>
          <w:numId w:val="35"/>
        </w:numPr>
        <w:rPr>
          <w:b/>
          <w:lang w:val="en-CA"/>
        </w:rPr>
      </w:pPr>
    </w:p>
    <w:p w14:paraId="2EC73FCD" w14:textId="3CA7A27D" w:rsidR="006D1516" w:rsidRPr="006D1516" w:rsidRDefault="006D1516" w:rsidP="006D1516">
      <w:pPr>
        <w:pStyle w:val="ListParagraph"/>
        <w:keepLines/>
        <w:numPr>
          <w:ilvl w:val="0"/>
          <w:numId w:val="35"/>
        </w:numPr>
        <w:rPr>
          <w:b/>
          <w:lang w:val="en-CA"/>
        </w:rPr>
      </w:pPr>
    </w:p>
    <w:p w14:paraId="2CE75E9C" w14:textId="77777777" w:rsidR="006D1516" w:rsidRPr="006D1516" w:rsidRDefault="006D1516" w:rsidP="006D1516">
      <w:pPr>
        <w:pStyle w:val="ListParagraph"/>
        <w:keepLines/>
        <w:numPr>
          <w:ilvl w:val="0"/>
          <w:numId w:val="35"/>
        </w:numPr>
        <w:rPr>
          <w:b/>
          <w:lang w:val="en-CA"/>
        </w:rPr>
      </w:pPr>
    </w:p>
    <w:p w14:paraId="432556EC" w14:textId="77777777" w:rsidR="006D1516" w:rsidRPr="006D1516" w:rsidRDefault="006D1516" w:rsidP="006D1516">
      <w:pPr>
        <w:pStyle w:val="ListParagraph"/>
        <w:keepLines/>
        <w:numPr>
          <w:ilvl w:val="0"/>
          <w:numId w:val="35"/>
        </w:numPr>
        <w:rPr>
          <w:b/>
          <w:lang w:val="en-CA"/>
        </w:rPr>
      </w:pPr>
    </w:p>
    <w:p w14:paraId="0A8463D2" w14:textId="77777777" w:rsidR="006D1516" w:rsidRPr="006D1516" w:rsidRDefault="006D1516" w:rsidP="006D1516">
      <w:pPr>
        <w:pStyle w:val="ListParagraph"/>
        <w:keepLines/>
        <w:numPr>
          <w:ilvl w:val="0"/>
          <w:numId w:val="35"/>
        </w:numPr>
        <w:rPr>
          <w:b/>
          <w:lang w:val="en-CA"/>
        </w:rPr>
      </w:pPr>
    </w:p>
    <w:p w14:paraId="13F618BA" w14:textId="77777777" w:rsidR="006D1516" w:rsidRPr="006D1516" w:rsidRDefault="006D1516" w:rsidP="006D1516">
      <w:pPr>
        <w:pStyle w:val="ListParagraph"/>
        <w:keepLines/>
        <w:numPr>
          <w:ilvl w:val="0"/>
          <w:numId w:val="35"/>
        </w:numPr>
        <w:rPr>
          <w:rFonts w:ascii="Calibri" w:hAnsi="Calibri" w:cs="Calibri"/>
          <w:lang w:eastAsia="fr-CA"/>
        </w:rPr>
      </w:pPr>
      <w:r>
        <w:t xml:space="preserve">Figure 1. </w:t>
      </w:r>
      <w:r w:rsidRPr="006D1516">
        <w:rPr>
          <w:rFonts w:ascii="Calibri" w:hAnsi="Calibri" w:cs="Calibri"/>
          <w:lang w:eastAsia="fr-CA"/>
        </w:rPr>
        <w:t>Size-frequencies of males (left panel) and females (right panel) snow crab from the 2018 and 2019 survey data showing a 30-40% jump in abundance of sub-legal males (35-95 mm) and a 40% jump in females in 2019 compared to 2018. Green and blue bars and lines show immature and mature crab densities for 2018, respectively. Light and dark grey bars show immature and mature crab densities for 2019. Vertical dash red line indicates the 95 mm legal size.</w:t>
      </w:r>
    </w:p>
    <w:p w14:paraId="0DE164B9" w14:textId="77777777" w:rsidR="006D1516" w:rsidRDefault="006D1516" w:rsidP="00803248">
      <w:pPr>
        <w:pStyle w:val="BodyText"/>
        <w:numPr>
          <w:ilvl w:val="0"/>
          <w:numId w:val="35"/>
        </w:numPr>
      </w:pPr>
    </w:p>
    <w:p w14:paraId="47E7470B" w14:textId="77777777" w:rsidR="00803248" w:rsidRPr="00803248" w:rsidRDefault="00803248" w:rsidP="00803248">
      <w:pPr>
        <w:pStyle w:val="BodyText"/>
        <w:rPr>
          <w:lang w:val="fr-CA"/>
        </w:rPr>
      </w:pPr>
    </w:p>
    <w:p w14:paraId="05D747B6" w14:textId="77777777" w:rsidR="00803248" w:rsidRPr="00803248" w:rsidRDefault="00803248" w:rsidP="00B01278">
      <w:pPr>
        <w:pStyle w:val="BodyText"/>
        <w:rPr>
          <w:highlight w:val="yellow"/>
          <w:lang w:val="fr-CA"/>
        </w:rPr>
      </w:pPr>
    </w:p>
    <w:p w14:paraId="46F533C0" w14:textId="738F259D" w:rsidR="00DA063B" w:rsidRPr="003D744A" w:rsidRDefault="00CD6D03" w:rsidP="00496EE1">
      <w:pPr>
        <w:pStyle w:val="BodyText"/>
      </w:pPr>
      <w:r w:rsidRPr="003D744A">
        <w:t>T</w:t>
      </w:r>
      <w:r w:rsidR="00F95725" w:rsidRPr="003D744A">
        <w:t xml:space="preserve">he </w:t>
      </w:r>
      <w:r w:rsidR="003D744A" w:rsidRPr="003D744A">
        <w:t xml:space="preserve">proportions of the </w:t>
      </w:r>
      <w:r w:rsidR="00F95725" w:rsidRPr="003D744A">
        <w:t>2020</w:t>
      </w:r>
      <w:r w:rsidR="00D06893" w:rsidRPr="003D744A">
        <w:t xml:space="preserve"> commercial biomass estimates in </w:t>
      </w:r>
      <w:r w:rsidR="00D71217" w:rsidRPr="003D744A">
        <w:t xml:space="preserve">the </w:t>
      </w:r>
      <w:r w:rsidR="00D06893" w:rsidRPr="003D744A">
        <w:t xml:space="preserve">snow crab fishing areas (12, 19, 12E and 12F), </w:t>
      </w:r>
      <w:r w:rsidR="00D71217" w:rsidRPr="003D744A">
        <w:t xml:space="preserve">the </w:t>
      </w:r>
      <w:r w:rsidR="00D06893" w:rsidRPr="003D744A">
        <w:t>two buffer zones (between Areas 12F and 19, between Areas 12 and 19) and the unassigned zone (north of Areas 12E and 12F), as shown in Figure 4, are summarized in Table</w:t>
      </w:r>
      <w:r w:rsidR="00D71217" w:rsidRPr="003D744A">
        <w:t> </w:t>
      </w:r>
      <w:r w:rsidR="00D06893" w:rsidRPr="003D744A">
        <w:t xml:space="preserve">7. The majority </w:t>
      </w:r>
      <w:r w:rsidR="002D67F8" w:rsidRPr="003D744A">
        <w:t>(</w:t>
      </w:r>
      <w:r w:rsidR="00F95725" w:rsidRPr="003D744A">
        <w:t>81.6</w:t>
      </w:r>
      <w:r w:rsidR="002D67F8" w:rsidRPr="003D744A">
        <w:t xml:space="preserve">%) </w:t>
      </w:r>
      <w:r w:rsidR="00D06893" w:rsidRPr="003D744A">
        <w:t xml:space="preserve">of </w:t>
      </w:r>
      <w:r w:rsidR="002D67F8" w:rsidRPr="003D744A">
        <w:t xml:space="preserve">the </w:t>
      </w:r>
      <w:r w:rsidR="00D06893" w:rsidRPr="003D744A">
        <w:t xml:space="preserve">biomass </w:t>
      </w:r>
      <w:r w:rsidR="00F95725" w:rsidRPr="003D744A">
        <w:t>in 2020</w:t>
      </w:r>
      <w:r w:rsidR="002D67F8" w:rsidRPr="003D744A">
        <w:t xml:space="preserve"> </w:t>
      </w:r>
      <w:r w:rsidR="00D06893" w:rsidRPr="003D744A">
        <w:t xml:space="preserve">was </w:t>
      </w:r>
      <w:r w:rsidR="002D67F8" w:rsidRPr="003D744A">
        <w:t xml:space="preserve">located </w:t>
      </w:r>
      <w:r w:rsidR="00D06893" w:rsidRPr="003D744A">
        <w:t>in Area 12, followed by Area 19, 12F, 12E (Table 7).</w:t>
      </w:r>
      <w:r w:rsidR="002771E7" w:rsidRPr="003D744A">
        <w:t xml:space="preserve"> </w:t>
      </w:r>
      <w:r w:rsidR="004F5A23" w:rsidRPr="003D744A">
        <w:t>The estimates of</w:t>
      </w:r>
      <w:r w:rsidR="00C40A16" w:rsidRPr="003D744A">
        <w:t xml:space="preserve"> the commercial biomass by fishing area </w:t>
      </w:r>
      <w:r w:rsidR="004F5A23" w:rsidRPr="003D744A">
        <w:t xml:space="preserve">have greater uncertainty than for the </w:t>
      </w:r>
      <w:proofErr w:type="spellStart"/>
      <w:r w:rsidR="004F5A23" w:rsidRPr="003D744A">
        <w:t>sGSL</w:t>
      </w:r>
      <w:proofErr w:type="spellEnd"/>
      <w:r w:rsidR="004F5A23" w:rsidRPr="003D744A">
        <w:t xml:space="preserve"> overall. This higher </w:t>
      </w:r>
      <w:r w:rsidR="00C40A16" w:rsidRPr="003D744A">
        <w:t xml:space="preserve">uncertainty is more pronounced </w:t>
      </w:r>
      <w:r w:rsidR="00F1790E" w:rsidRPr="003D744A">
        <w:t>in small fishing areas</w:t>
      </w:r>
      <w:r w:rsidR="00C40A16" w:rsidRPr="003D744A">
        <w:t xml:space="preserve">, as they </w:t>
      </w:r>
      <w:r w:rsidR="002771E7" w:rsidRPr="003D744A">
        <w:t>contain few</w:t>
      </w:r>
      <w:r w:rsidR="0023336D" w:rsidRPr="003D744A">
        <w:t>er</w:t>
      </w:r>
      <w:r w:rsidR="002771E7" w:rsidRPr="003D744A">
        <w:t xml:space="preserve"> sam</w:t>
      </w:r>
      <w:bookmarkStart w:id="5" w:name="_GoBack"/>
      <w:bookmarkEnd w:id="5"/>
      <w:r w:rsidR="002771E7" w:rsidRPr="003D744A">
        <w:t>pling stations.</w:t>
      </w:r>
    </w:p>
    <w:p w14:paraId="3ECE3769" w14:textId="206E379C" w:rsidR="001E2086" w:rsidRPr="003D744A" w:rsidRDefault="001E2086" w:rsidP="00B054A5">
      <w:pPr>
        <w:pStyle w:val="Caption-Table"/>
      </w:pPr>
      <w:r w:rsidRPr="003D744A">
        <w:lastRenderedPageBreak/>
        <w:t>Table 7. Estimates of commercial biomass (</w:t>
      </w:r>
      <w:r w:rsidR="00626819" w:rsidRPr="003D744A">
        <w:t>t</w:t>
      </w:r>
      <w:r w:rsidRPr="003D744A">
        <w:t>; means and 95% confidence intervals</w:t>
      </w:r>
      <w:r w:rsidR="00F95725" w:rsidRPr="003D744A">
        <w:t>) in 2020</w:t>
      </w:r>
      <w:r w:rsidR="005478EE" w:rsidRPr="003D744A">
        <w:t xml:space="preserve"> </w:t>
      </w:r>
      <w:r w:rsidRPr="003D744A">
        <w:t>for the southern Gulf of St. Lawrence estimation polygon of 57,84</w:t>
      </w:r>
      <w:r w:rsidR="00D05CF1" w:rsidRPr="003D744A">
        <w:t>2.8</w:t>
      </w:r>
      <w:r w:rsidRPr="003D744A">
        <w:t xml:space="preserve"> km</w:t>
      </w:r>
      <w:r w:rsidRPr="003D744A">
        <w:rPr>
          <w:vertAlign w:val="superscript"/>
        </w:rPr>
        <w:t xml:space="preserve">2 </w:t>
      </w:r>
      <w:r w:rsidRPr="003D744A">
        <w:t xml:space="preserve">and for each of the snow crab fishing areas 12, 19, 12E, 12F, the buffer zones, and the unassigned zone. </w:t>
      </w:r>
      <w:r w:rsidR="00BC20E3" w:rsidRPr="003D744A">
        <w:t>Also shown are the percentages of the mean estimated biomass in each of the four snow crab fishing areas to the sum of the biomass estim</w:t>
      </w:r>
      <w:r w:rsidR="00F95725" w:rsidRPr="003D744A">
        <w:t>ates in those four zones in 2020</w:t>
      </w:r>
      <w:r w:rsidR="00BC20E3" w:rsidRPr="003D744A">
        <w:t>. Zone l</w:t>
      </w:r>
      <w:r w:rsidRPr="003D744A">
        <w:t xml:space="preserve">abels </w:t>
      </w:r>
      <w:r w:rsidR="00BC20E3" w:rsidRPr="003D744A">
        <w:t xml:space="preserve">are referenced to </w:t>
      </w:r>
      <w:r w:rsidRPr="003D744A">
        <w:t>those in Figure 4.</w:t>
      </w:r>
    </w:p>
    <w:tbl>
      <w:tblPr>
        <w:tblW w:w="9072" w:type="dxa"/>
        <w:tblInd w:w="108" w:type="dxa"/>
        <w:tblLayout w:type="fixed"/>
        <w:tblLook w:val="0000" w:firstRow="0" w:lastRow="0" w:firstColumn="0" w:lastColumn="0" w:noHBand="0" w:noVBand="0"/>
      </w:tblPr>
      <w:tblGrid>
        <w:gridCol w:w="3222"/>
        <w:gridCol w:w="1170"/>
        <w:gridCol w:w="1080"/>
        <w:gridCol w:w="2340"/>
        <w:gridCol w:w="1260"/>
      </w:tblGrid>
      <w:tr w:rsidR="00F95725" w:rsidRPr="00766BF2" w14:paraId="2A6E6795" w14:textId="42D3E1FE" w:rsidTr="00F95725">
        <w:trPr>
          <w:cantSplit/>
          <w:tblHeader/>
        </w:trPr>
        <w:tc>
          <w:tcPr>
            <w:tcW w:w="3222" w:type="dxa"/>
            <w:vMerge w:val="restart"/>
            <w:tcBorders>
              <w:top w:val="single" w:sz="12" w:space="0" w:color="auto"/>
            </w:tcBorders>
            <w:vAlign w:val="bottom"/>
          </w:tcPr>
          <w:p w14:paraId="083087C5" w14:textId="77777777" w:rsidR="00F95725" w:rsidRPr="00766BF2" w:rsidRDefault="00F95725" w:rsidP="00B054A5">
            <w:pPr>
              <w:jc w:val="center"/>
              <w:rPr>
                <w:rFonts w:cs="Arial"/>
                <w:sz w:val="18"/>
                <w:szCs w:val="18"/>
                <w:highlight w:val="yellow"/>
              </w:rPr>
            </w:pPr>
            <w:commentRangeStart w:id="6"/>
            <w:r w:rsidRPr="00766BF2">
              <w:rPr>
                <w:rFonts w:cs="Arial"/>
                <w:sz w:val="18"/>
                <w:szCs w:val="18"/>
                <w:highlight w:val="yellow"/>
                <w:lang w:val="en-CA"/>
              </w:rPr>
              <w:t>Area</w:t>
            </w:r>
          </w:p>
        </w:tc>
        <w:tc>
          <w:tcPr>
            <w:tcW w:w="1170" w:type="dxa"/>
            <w:vMerge w:val="restart"/>
            <w:tcBorders>
              <w:top w:val="single" w:sz="12" w:space="0" w:color="auto"/>
            </w:tcBorders>
            <w:vAlign w:val="bottom"/>
          </w:tcPr>
          <w:p w14:paraId="48D55520" w14:textId="77777777" w:rsidR="00F95725" w:rsidRPr="00766BF2" w:rsidRDefault="00F95725" w:rsidP="00B054A5">
            <w:pPr>
              <w:jc w:val="center"/>
              <w:rPr>
                <w:rFonts w:cs="Arial"/>
                <w:sz w:val="18"/>
                <w:szCs w:val="18"/>
                <w:highlight w:val="yellow"/>
              </w:rPr>
            </w:pPr>
            <w:r w:rsidRPr="00766BF2">
              <w:rPr>
                <w:rFonts w:cs="Arial"/>
                <w:sz w:val="18"/>
                <w:szCs w:val="18"/>
                <w:highlight w:val="yellow"/>
                <w:lang w:val="en-CA"/>
              </w:rPr>
              <w:t>Surface area</w:t>
            </w:r>
            <w:r w:rsidRPr="00766BF2">
              <w:rPr>
                <w:rFonts w:cs="Arial"/>
                <w:sz w:val="18"/>
                <w:szCs w:val="18"/>
                <w:highlight w:val="yellow"/>
                <w:lang w:val="en-CA"/>
              </w:rPr>
              <w:br/>
              <w:t>(km</w:t>
            </w:r>
            <w:r w:rsidRPr="00766BF2">
              <w:rPr>
                <w:rFonts w:cs="Arial"/>
                <w:sz w:val="18"/>
                <w:szCs w:val="18"/>
                <w:highlight w:val="yellow"/>
                <w:vertAlign w:val="superscript"/>
                <w:lang w:val="en-CA"/>
              </w:rPr>
              <w:t>2</w:t>
            </w:r>
            <w:r w:rsidRPr="00766BF2">
              <w:rPr>
                <w:rFonts w:cs="Arial"/>
                <w:sz w:val="18"/>
                <w:szCs w:val="18"/>
                <w:highlight w:val="yellow"/>
                <w:lang w:val="en-CA"/>
              </w:rPr>
              <w:t>)</w:t>
            </w:r>
          </w:p>
        </w:tc>
        <w:tc>
          <w:tcPr>
            <w:tcW w:w="3420" w:type="dxa"/>
            <w:gridSpan w:val="2"/>
            <w:tcBorders>
              <w:top w:val="single" w:sz="12" w:space="0" w:color="auto"/>
              <w:bottom w:val="single" w:sz="6" w:space="0" w:color="auto"/>
            </w:tcBorders>
            <w:vAlign w:val="bottom"/>
          </w:tcPr>
          <w:p w14:paraId="3B2F8E2F" w14:textId="17F4CDDE" w:rsidR="00F95725" w:rsidRPr="00766BF2" w:rsidRDefault="00F95725" w:rsidP="0023336D">
            <w:pPr>
              <w:jc w:val="center"/>
              <w:rPr>
                <w:rFonts w:cs="Arial"/>
                <w:sz w:val="18"/>
                <w:szCs w:val="18"/>
                <w:highlight w:val="yellow"/>
                <w:lang w:val="en-CA"/>
              </w:rPr>
            </w:pPr>
            <w:r w:rsidRPr="00766BF2">
              <w:rPr>
                <w:rFonts w:cs="Arial"/>
                <w:sz w:val="18"/>
                <w:szCs w:val="18"/>
                <w:highlight w:val="yellow"/>
                <w:lang w:val="en-CA"/>
              </w:rPr>
              <w:t>Commercial biomass (t)</w:t>
            </w:r>
          </w:p>
        </w:tc>
        <w:tc>
          <w:tcPr>
            <w:tcW w:w="1260" w:type="dxa"/>
            <w:vMerge w:val="restart"/>
            <w:tcBorders>
              <w:top w:val="single" w:sz="12" w:space="0" w:color="auto"/>
            </w:tcBorders>
            <w:vAlign w:val="bottom"/>
          </w:tcPr>
          <w:p w14:paraId="503B8D0E" w14:textId="09F6E7DD" w:rsidR="00F95725" w:rsidRPr="00766BF2" w:rsidRDefault="00F95725" w:rsidP="00B92F09">
            <w:pPr>
              <w:jc w:val="center"/>
              <w:rPr>
                <w:rFonts w:cs="Arial"/>
                <w:sz w:val="18"/>
                <w:szCs w:val="18"/>
                <w:highlight w:val="yellow"/>
                <w:lang w:val="en-CA"/>
              </w:rPr>
            </w:pPr>
            <w:r w:rsidRPr="00766BF2">
              <w:rPr>
                <w:rFonts w:cs="Arial"/>
                <w:sz w:val="18"/>
                <w:szCs w:val="18"/>
                <w:highlight w:val="yellow"/>
                <w:lang w:val="en-CA"/>
              </w:rPr>
              <w:t>% in 2020</w:t>
            </w:r>
          </w:p>
        </w:tc>
      </w:tr>
      <w:tr w:rsidR="00F95725" w:rsidRPr="00766BF2" w14:paraId="45E429DA" w14:textId="4E074941" w:rsidTr="00F95725">
        <w:trPr>
          <w:cantSplit/>
          <w:tblHeader/>
        </w:trPr>
        <w:tc>
          <w:tcPr>
            <w:tcW w:w="3222" w:type="dxa"/>
            <w:vMerge/>
            <w:tcBorders>
              <w:bottom w:val="single" w:sz="12" w:space="0" w:color="auto"/>
            </w:tcBorders>
            <w:vAlign w:val="bottom"/>
          </w:tcPr>
          <w:p w14:paraId="6888960B" w14:textId="77777777" w:rsidR="00F95725" w:rsidRPr="00766BF2" w:rsidRDefault="00F95725" w:rsidP="00B054A5">
            <w:pPr>
              <w:jc w:val="center"/>
              <w:rPr>
                <w:rFonts w:cs="Arial"/>
                <w:sz w:val="18"/>
                <w:szCs w:val="18"/>
                <w:highlight w:val="yellow"/>
                <w:lang w:val="en-CA"/>
              </w:rPr>
            </w:pPr>
          </w:p>
        </w:tc>
        <w:tc>
          <w:tcPr>
            <w:tcW w:w="1170" w:type="dxa"/>
            <w:vMerge/>
            <w:tcBorders>
              <w:bottom w:val="single" w:sz="12" w:space="0" w:color="auto"/>
            </w:tcBorders>
            <w:vAlign w:val="bottom"/>
          </w:tcPr>
          <w:p w14:paraId="5AF118CF" w14:textId="77777777" w:rsidR="00F95725" w:rsidRPr="00766BF2" w:rsidRDefault="00F95725" w:rsidP="00B054A5">
            <w:pPr>
              <w:jc w:val="center"/>
              <w:rPr>
                <w:rFonts w:cs="Arial"/>
                <w:sz w:val="18"/>
                <w:szCs w:val="18"/>
                <w:highlight w:val="yellow"/>
                <w:lang w:val="en-CA"/>
              </w:rPr>
            </w:pPr>
          </w:p>
        </w:tc>
        <w:tc>
          <w:tcPr>
            <w:tcW w:w="1080" w:type="dxa"/>
            <w:tcBorders>
              <w:top w:val="single" w:sz="6" w:space="0" w:color="auto"/>
              <w:bottom w:val="single" w:sz="12" w:space="0" w:color="auto"/>
            </w:tcBorders>
            <w:vAlign w:val="bottom"/>
          </w:tcPr>
          <w:p w14:paraId="6E519DDB" w14:textId="77777777" w:rsidR="00F95725" w:rsidRPr="00766BF2" w:rsidRDefault="00F95725" w:rsidP="00B054A5">
            <w:pPr>
              <w:jc w:val="center"/>
              <w:rPr>
                <w:rFonts w:cs="Arial"/>
                <w:sz w:val="18"/>
                <w:szCs w:val="18"/>
                <w:highlight w:val="yellow"/>
              </w:rPr>
            </w:pPr>
            <w:r w:rsidRPr="00766BF2">
              <w:rPr>
                <w:rFonts w:cs="Arial"/>
                <w:sz w:val="18"/>
                <w:szCs w:val="18"/>
                <w:highlight w:val="yellow"/>
              </w:rPr>
              <w:t>Mean</w:t>
            </w:r>
          </w:p>
        </w:tc>
        <w:tc>
          <w:tcPr>
            <w:tcW w:w="2340" w:type="dxa"/>
            <w:tcBorders>
              <w:top w:val="single" w:sz="6" w:space="0" w:color="auto"/>
              <w:bottom w:val="single" w:sz="12" w:space="0" w:color="auto"/>
            </w:tcBorders>
            <w:vAlign w:val="bottom"/>
          </w:tcPr>
          <w:p w14:paraId="4C21C089" w14:textId="77777777" w:rsidR="00F95725" w:rsidRPr="00766BF2" w:rsidRDefault="00F95725" w:rsidP="00B054A5">
            <w:pPr>
              <w:jc w:val="center"/>
              <w:rPr>
                <w:rFonts w:cs="Arial"/>
                <w:sz w:val="18"/>
                <w:szCs w:val="18"/>
                <w:highlight w:val="yellow"/>
                <w:lang w:val="en-CA"/>
              </w:rPr>
            </w:pPr>
            <w:r w:rsidRPr="00766BF2">
              <w:rPr>
                <w:rFonts w:cs="Arial"/>
                <w:sz w:val="18"/>
                <w:szCs w:val="18"/>
                <w:highlight w:val="yellow"/>
                <w:lang w:val="en-CA"/>
              </w:rPr>
              <w:t>95% confidence intervals</w:t>
            </w:r>
          </w:p>
        </w:tc>
        <w:tc>
          <w:tcPr>
            <w:tcW w:w="1260" w:type="dxa"/>
            <w:vMerge/>
            <w:tcBorders>
              <w:bottom w:val="single" w:sz="12" w:space="0" w:color="auto"/>
            </w:tcBorders>
          </w:tcPr>
          <w:p w14:paraId="52E5F7EE" w14:textId="7C01CAC9" w:rsidR="00F95725" w:rsidRPr="00766BF2" w:rsidRDefault="00F95725" w:rsidP="00B054A5">
            <w:pPr>
              <w:jc w:val="center"/>
              <w:rPr>
                <w:rFonts w:cs="Arial"/>
                <w:sz w:val="18"/>
                <w:szCs w:val="18"/>
                <w:highlight w:val="yellow"/>
                <w:lang w:val="en-CA"/>
              </w:rPr>
            </w:pPr>
          </w:p>
        </w:tc>
      </w:tr>
      <w:tr w:rsidR="00F95725" w:rsidRPr="00766BF2" w14:paraId="2A366223" w14:textId="664697BC" w:rsidTr="00F95725">
        <w:trPr>
          <w:cantSplit/>
        </w:trPr>
        <w:tc>
          <w:tcPr>
            <w:tcW w:w="3222" w:type="dxa"/>
            <w:tcBorders>
              <w:top w:val="single" w:sz="12" w:space="0" w:color="auto"/>
              <w:bottom w:val="single" w:sz="6" w:space="0" w:color="BFBFBF" w:themeColor="background1" w:themeShade="BF"/>
            </w:tcBorders>
            <w:vAlign w:val="center"/>
          </w:tcPr>
          <w:p w14:paraId="5D26611E" w14:textId="77777777" w:rsidR="00F95725" w:rsidRPr="00766BF2" w:rsidRDefault="00F95725" w:rsidP="00E07B16">
            <w:pPr>
              <w:jc w:val="center"/>
              <w:rPr>
                <w:rFonts w:cs="Arial"/>
                <w:sz w:val="18"/>
                <w:szCs w:val="18"/>
                <w:highlight w:val="yellow"/>
              </w:rPr>
            </w:pPr>
            <w:r w:rsidRPr="00766BF2">
              <w:rPr>
                <w:rFonts w:cs="Arial"/>
                <w:sz w:val="18"/>
                <w:szCs w:val="18"/>
                <w:highlight w:val="yellow"/>
              </w:rPr>
              <w:t xml:space="preserve">Southern Gulf </w:t>
            </w:r>
            <w:r w:rsidRPr="00766BF2">
              <w:rPr>
                <w:rFonts w:cs="Arial"/>
                <w:sz w:val="18"/>
                <w:szCs w:val="18"/>
                <w:highlight w:val="yellow"/>
                <w:vertAlign w:val="superscript"/>
              </w:rPr>
              <w:t>1</w:t>
            </w:r>
          </w:p>
        </w:tc>
        <w:tc>
          <w:tcPr>
            <w:tcW w:w="1170" w:type="dxa"/>
            <w:tcBorders>
              <w:top w:val="single" w:sz="12" w:space="0" w:color="auto"/>
              <w:bottom w:val="single" w:sz="6" w:space="0" w:color="BFBFBF" w:themeColor="background1" w:themeShade="BF"/>
            </w:tcBorders>
            <w:vAlign w:val="center"/>
          </w:tcPr>
          <w:p w14:paraId="24689C55" w14:textId="77777777" w:rsidR="00F95725" w:rsidRPr="00766BF2" w:rsidRDefault="00F95725" w:rsidP="00E07B16">
            <w:pPr>
              <w:jc w:val="center"/>
              <w:rPr>
                <w:rFonts w:cs="Arial"/>
                <w:bCs/>
                <w:sz w:val="18"/>
                <w:szCs w:val="18"/>
                <w:highlight w:val="yellow"/>
              </w:rPr>
            </w:pPr>
            <w:r w:rsidRPr="00766BF2">
              <w:rPr>
                <w:rFonts w:cs="Arial"/>
                <w:bCs/>
                <w:sz w:val="18"/>
                <w:szCs w:val="18"/>
                <w:highlight w:val="yellow"/>
              </w:rPr>
              <w:t>57,842.8</w:t>
            </w:r>
          </w:p>
        </w:tc>
        <w:tc>
          <w:tcPr>
            <w:tcW w:w="1080" w:type="dxa"/>
            <w:tcBorders>
              <w:top w:val="single" w:sz="12" w:space="0" w:color="auto"/>
              <w:bottom w:val="single" w:sz="6" w:space="0" w:color="BFBFBF" w:themeColor="background1" w:themeShade="BF"/>
            </w:tcBorders>
            <w:vAlign w:val="center"/>
          </w:tcPr>
          <w:p w14:paraId="5C4239F3" w14:textId="32D68A95" w:rsidR="00F95725" w:rsidRPr="00766BF2" w:rsidRDefault="00F95725" w:rsidP="00E07B16">
            <w:pPr>
              <w:jc w:val="center"/>
              <w:rPr>
                <w:rFonts w:cs="Arial"/>
                <w:sz w:val="18"/>
                <w:szCs w:val="18"/>
                <w:highlight w:val="yellow"/>
              </w:rPr>
            </w:pPr>
            <w:r w:rsidRPr="00766BF2">
              <w:rPr>
                <w:rFonts w:cs="Arial"/>
                <w:sz w:val="18"/>
                <w:szCs w:val="18"/>
                <w:highlight w:val="yellow"/>
              </w:rPr>
              <w:t>77,748</w:t>
            </w:r>
          </w:p>
        </w:tc>
        <w:tc>
          <w:tcPr>
            <w:tcW w:w="2340" w:type="dxa"/>
            <w:tcBorders>
              <w:top w:val="single" w:sz="12" w:space="0" w:color="auto"/>
              <w:bottom w:val="single" w:sz="6" w:space="0" w:color="BFBFBF" w:themeColor="background1" w:themeShade="BF"/>
            </w:tcBorders>
            <w:vAlign w:val="center"/>
          </w:tcPr>
          <w:p w14:paraId="73B60DA5" w14:textId="7422CAED"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67,706 – 88,852</w:t>
            </w:r>
          </w:p>
        </w:tc>
        <w:tc>
          <w:tcPr>
            <w:tcW w:w="1260" w:type="dxa"/>
            <w:tcBorders>
              <w:top w:val="single" w:sz="12" w:space="0" w:color="auto"/>
              <w:bottom w:val="single" w:sz="6" w:space="0" w:color="BFBFBF" w:themeColor="background1" w:themeShade="BF"/>
            </w:tcBorders>
          </w:tcPr>
          <w:p w14:paraId="566B1C72" w14:textId="314660E7" w:rsidR="00F95725" w:rsidRPr="00766BF2" w:rsidRDefault="00F95725" w:rsidP="00D2134C">
            <w:pPr>
              <w:jc w:val="center"/>
              <w:rPr>
                <w:rFonts w:cs="Arial"/>
                <w:color w:val="000000"/>
                <w:sz w:val="18"/>
                <w:szCs w:val="18"/>
                <w:highlight w:val="yellow"/>
              </w:rPr>
            </w:pPr>
            <w:proofErr w:type="spellStart"/>
            <w:r w:rsidRPr="00766BF2">
              <w:rPr>
                <w:rFonts w:cs="Arial"/>
                <w:color w:val="000000"/>
                <w:sz w:val="18"/>
                <w:szCs w:val="18"/>
                <w:highlight w:val="yellow"/>
              </w:rPr>
              <w:t>na</w:t>
            </w:r>
            <w:proofErr w:type="spellEnd"/>
          </w:p>
        </w:tc>
      </w:tr>
      <w:tr w:rsidR="00F95725" w:rsidRPr="00766BF2" w14:paraId="63CC667F" w14:textId="28B8745B" w:rsidTr="00F95725">
        <w:trPr>
          <w:cantSplit/>
        </w:trPr>
        <w:tc>
          <w:tcPr>
            <w:tcW w:w="3222" w:type="dxa"/>
            <w:tcBorders>
              <w:top w:val="single" w:sz="6" w:space="0" w:color="BFBFBF" w:themeColor="background1" w:themeShade="BF"/>
            </w:tcBorders>
            <w:vAlign w:val="center"/>
          </w:tcPr>
          <w:p w14:paraId="035FA179"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12</w:t>
            </w:r>
          </w:p>
        </w:tc>
        <w:tc>
          <w:tcPr>
            <w:tcW w:w="1170" w:type="dxa"/>
            <w:tcBorders>
              <w:top w:val="single" w:sz="6" w:space="0" w:color="BFBFBF" w:themeColor="background1" w:themeShade="BF"/>
            </w:tcBorders>
            <w:vAlign w:val="center"/>
          </w:tcPr>
          <w:p w14:paraId="06C260BF" w14:textId="536BA06F" w:rsidR="00F95725" w:rsidRPr="00766BF2" w:rsidRDefault="00F95725" w:rsidP="00E17270">
            <w:pPr>
              <w:jc w:val="center"/>
              <w:rPr>
                <w:rFonts w:cs="Arial"/>
                <w:sz w:val="18"/>
                <w:szCs w:val="18"/>
                <w:highlight w:val="yellow"/>
              </w:rPr>
            </w:pPr>
            <w:r w:rsidRPr="00766BF2">
              <w:rPr>
                <w:rFonts w:cs="Arial"/>
                <w:sz w:val="18"/>
                <w:szCs w:val="18"/>
                <w:highlight w:val="yellow"/>
              </w:rPr>
              <w:t>48,074</w:t>
            </w:r>
            <w:r w:rsidR="00DA36D3" w:rsidRPr="00766BF2">
              <w:rPr>
                <w:rFonts w:cs="Arial"/>
                <w:sz w:val="18"/>
                <w:szCs w:val="18"/>
                <w:highlight w:val="yellow"/>
              </w:rPr>
              <w:t>.0</w:t>
            </w:r>
          </w:p>
        </w:tc>
        <w:tc>
          <w:tcPr>
            <w:tcW w:w="1080" w:type="dxa"/>
            <w:tcBorders>
              <w:top w:val="single" w:sz="6" w:space="0" w:color="BFBFBF" w:themeColor="background1" w:themeShade="BF"/>
            </w:tcBorders>
            <w:vAlign w:val="center"/>
          </w:tcPr>
          <w:p w14:paraId="6A06454B" w14:textId="1FCF06EC" w:rsidR="00F95725" w:rsidRPr="00766BF2" w:rsidRDefault="00F95725" w:rsidP="00E17270">
            <w:pPr>
              <w:jc w:val="center"/>
              <w:rPr>
                <w:rFonts w:cs="Arial"/>
                <w:sz w:val="18"/>
                <w:szCs w:val="18"/>
                <w:highlight w:val="yellow"/>
              </w:rPr>
            </w:pPr>
            <w:r w:rsidRPr="00766BF2">
              <w:rPr>
                <w:rFonts w:cs="Arial"/>
                <w:bCs/>
                <w:sz w:val="18"/>
                <w:szCs w:val="18"/>
                <w:highlight w:val="yellow"/>
              </w:rPr>
              <w:t>62,422</w:t>
            </w:r>
          </w:p>
        </w:tc>
        <w:tc>
          <w:tcPr>
            <w:tcW w:w="2340" w:type="dxa"/>
            <w:tcBorders>
              <w:top w:val="single" w:sz="6" w:space="0" w:color="BFBFBF" w:themeColor="background1" w:themeShade="BF"/>
            </w:tcBorders>
            <w:vAlign w:val="center"/>
          </w:tcPr>
          <w:p w14:paraId="0D9D3A25" w14:textId="728DDF93"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53,667 – 72,190</w:t>
            </w:r>
          </w:p>
        </w:tc>
        <w:tc>
          <w:tcPr>
            <w:tcW w:w="1260" w:type="dxa"/>
            <w:tcBorders>
              <w:top w:val="single" w:sz="6" w:space="0" w:color="BFBFBF" w:themeColor="background1" w:themeShade="BF"/>
            </w:tcBorders>
            <w:shd w:val="clear" w:color="auto" w:fill="FFFFFF" w:themeFill="background1"/>
          </w:tcPr>
          <w:p w14:paraId="3923F38D" w14:textId="35DB955C"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81.6</w:t>
            </w:r>
          </w:p>
        </w:tc>
      </w:tr>
      <w:tr w:rsidR="00F95725" w:rsidRPr="00766BF2" w14:paraId="6AB4B79E" w14:textId="127722B5" w:rsidTr="00F95725">
        <w:trPr>
          <w:cantSplit/>
        </w:trPr>
        <w:tc>
          <w:tcPr>
            <w:tcW w:w="3222" w:type="dxa"/>
            <w:vAlign w:val="center"/>
          </w:tcPr>
          <w:p w14:paraId="3384F3CC"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19</w:t>
            </w:r>
          </w:p>
        </w:tc>
        <w:tc>
          <w:tcPr>
            <w:tcW w:w="1170" w:type="dxa"/>
            <w:vAlign w:val="center"/>
          </w:tcPr>
          <w:p w14:paraId="0E89B4E6" w14:textId="4666632C" w:rsidR="00F95725" w:rsidRPr="00766BF2" w:rsidRDefault="00F95725" w:rsidP="00E17270">
            <w:pPr>
              <w:jc w:val="center"/>
              <w:rPr>
                <w:rFonts w:cs="Arial"/>
                <w:sz w:val="18"/>
                <w:szCs w:val="18"/>
                <w:highlight w:val="yellow"/>
              </w:rPr>
            </w:pPr>
            <w:r w:rsidRPr="00766BF2">
              <w:rPr>
                <w:rFonts w:cs="Arial"/>
                <w:sz w:val="18"/>
                <w:szCs w:val="18"/>
                <w:highlight w:val="yellow"/>
              </w:rPr>
              <w:t>3,813</w:t>
            </w:r>
            <w:r w:rsidR="00DA36D3" w:rsidRPr="00766BF2">
              <w:rPr>
                <w:rFonts w:cs="Arial"/>
                <w:sz w:val="18"/>
                <w:szCs w:val="18"/>
                <w:highlight w:val="yellow"/>
              </w:rPr>
              <w:t>.0</w:t>
            </w:r>
          </w:p>
        </w:tc>
        <w:tc>
          <w:tcPr>
            <w:tcW w:w="1080" w:type="dxa"/>
            <w:vAlign w:val="center"/>
          </w:tcPr>
          <w:p w14:paraId="53EDA296" w14:textId="0B371657" w:rsidR="00F95725" w:rsidRPr="00766BF2" w:rsidRDefault="00F95725" w:rsidP="00E17270">
            <w:pPr>
              <w:jc w:val="center"/>
              <w:rPr>
                <w:rFonts w:cs="Arial"/>
                <w:sz w:val="18"/>
                <w:szCs w:val="18"/>
                <w:highlight w:val="yellow"/>
              </w:rPr>
            </w:pPr>
            <w:r w:rsidRPr="00766BF2">
              <w:rPr>
                <w:rFonts w:cs="Arial"/>
                <w:bCs/>
                <w:sz w:val="18"/>
                <w:szCs w:val="18"/>
                <w:highlight w:val="yellow"/>
              </w:rPr>
              <w:t>6,897</w:t>
            </w:r>
          </w:p>
        </w:tc>
        <w:tc>
          <w:tcPr>
            <w:tcW w:w="2340" w:type="dxa"/>
            <w:vAlign w:val="center"/>
          </w:tcPr>
          <w:p w14:paraId="5E8335D3" w14:textId="7FE2B21E"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5,011 – 9,261</w:t>
            </w:r>
          </w:p>
        </w:tc>
        <w:tc>
          <w:tcPr>
            <w:tcW w:w="1260" w:type="dxa"/>
            <w:shd w:val="clear" w:color="auto" w:fill="FFFFFF" w:themeFill="background1"/>
          </w:tcPr>
          <w:p w14:paraId="36B48CB3" w14:textId="1B03FDE4"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9.0</w:t>
            </w:r>
          </w:p>
        </w:tc>
      </w:tr>
      <w:tr w:rsidR="00F95725" w:rsidRPr="00766BF2" w14:paraId="5E8BADFE" w14:textId="34605826" w:rsidTr="00F95725">
        <w:trPr>
          <w:cantSplit/>
        </w:trPr>
        <w:tc>
          <w:tcPr>
            <w:tcW w:w="3222" w:type="dxa"/>
            <w:vAlign w:val="center"/>
          </w:tcPr>
          <w:p w14:paraId="31F50BAE"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12E</w:t>
            </w:r>
          </w:p>
        </w:tc>
        <w:tc>
          <w:tcPr>
            <w:tcW w:w="1170" w:type="dxa"/>
            <w:vAlign w:val="center"/>
          </w:tcPr>
          <w:p w14:paraId="20CDDF8A"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2,436.9</w:t>
            </w:r>
          </w:p>
        </w:tc>
        <w:tc>
          <w:tcPr>
            <w:tcW w:w="1080" w:type="dxa"/>
            <w:vAlign w:val="center"/>
          </w:tcPr>
          <w:p w14:paraId="150575FF" w14:textId="19037448" w:rsidR="00F95725" w:rsidRPr="00766BF2" w:rsidRDefault="00F95725" w:rsidP="00E17270">
            <w:pPr>
              <w:jc w:val="center"/>
              <w:rPr>
                <w:rFonts w:cs="Arial"/>
                <w:sz w:val="18"/>
                <w:szCs w:val="18"/>
                <w:highlight w:val="yellow"/>
              </w:rPr>
            </w:pPr>
            <w:r w:rsidRPr="00766BF2">
              <w:rPr>
                <w:rFonts w:cs="Arial"/>
                <w:bCs/>
                <w:sz w:val="18"/>
                <w:szCs w:val="18"/>
                <w:highlight w:val="yellow"/>
              </w:rPr>
              <w:t>687</w:t>
            </w:r>
          </w:p>
        </w:tc>
        <w:tc>
          <w:tcPr>
            <w:tcW w:w="2340" w:type="dxa"/>
            <w:vAlign w:val="center"/>
          </w:tcPr>
          <w:p w14:paraId="0D8C6858" w14:textId="15A8CA32"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86 – 2,579</w:t>
            </w:r>
          </w:p>
        </w:tc>
        <w:tc>
          <w:tcPr>
            <w:tcW w:w="1260" w:type="dxa"/>
            <w:shd w:val="clear" w:color="auto" w:fill="FFFFFF" w:themeFill="background1"/>
          </w:tcPr>
          <w:p w14:paraId="0F519D6B" w14:textId="7E8ED2E6"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0.9</w:t>
            </w:r>
          </w:p>
        </w:tc>
      </w:tr>
      <w:tr w:rsidR="00F95725" w:rsidRPr="00766BF2" w14:paraId="0DA8081C" w14:textId="1883353D" w:rsidTr="00F95725">
        <w:trPr>
          <w:cantSplit/>
        </w:trPr>
        <w:tc>
          <w:tcPr>
            <w:tcW w:w="3222" w:type="dxa"/>
            <w:tcBorders>
              <w:bottom w:val="single" w:sz="6" w:space="0" w:color="BFBFBF" w:themeColor="background1" w:themeShade="BF"/>
            </w:tcBorders>
            <w:vAlign w:val="center"/>
          </w:tcPr>
          <w:p w14:paraId="2F9EC1B1"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12F</w:t>
            </w:r>
          </w:p>
        </w:tc>
        <w:tc>
          <w:tcPr>
            <w:tcW w:w="1170" w:type="dxa"/>
            <w:tcBorders>
              <w:bottom w:val="single" w:sz="6" w:space="0" w:color="BFBFBF" w:themeColor="background1" w:themeShade="BF"/>
            </w:tcBorders>
            <w:vAlign w:val="center"/>
          </w:tcPr>
          <w:p w14:paraId="787963A9"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2,426.8</w:t>
            </w:r>
          </w:p>
        </w:tc>
        <w:tc>
          <w:tcPr>
            <w:tcW w:w="1080" w:type="dxa"/>
            <w:tcBorders>
              <w:bottom w:val="single" w:sz="6" w:space="0" w:color="BFBFBF" w:themeColor="background1" w:themeShade="BF"/>
            </w:tcBorders>
            <w:vAlign w:val="center"/>
          </w:tcPr>
          <w:p w14:paraId="63F14BB8" w14:textId="65A90096" w:rsidR="00F95725" w:rsidRPr="00766BF2" w:rsidRDefault="00F95725" w:rsidP="00E17270">
            <w:pPr>
              <w:jc w:val="center"/>
              <w:rPr>
                <w:rFonts w:cs="Arial"/>
                <w:sz w:val="18"/>
                <w:szCs w:val="18"/>
                <w:highlight w:val="yellow"/>
              </w:rPr>
            </w:pPr>
            <w:r w:rsidRPr="00766BF2">
              <w:rPr>
                <w:rFonts w:cs="Arial"/>
                <w:bCs/>
                <w:sz w:val="18"/>
                <w:szCs w:val="18"/>
                <w:highlight w:val="yellow"/>
              </w:rPr>
              <w:t>6,480</w:t>
            </w:r>
          </w:p>
        </w:tc>
        <w:tc>
          <w:tcPr>
            <w:tcW w:w="2340" w:type="dxa"/>
            <w:tcBorders>
              <w:bottom w:val="single" w:sz="6" w:space="0" w:color="BFBFBF" w:themeColor="background1" w:themeShade="BF"/>
            </w:tcBorders>
            <w:vAlign w:val="center"/>
          </w:tcPr>
          <w:p w14:paraId="3AF2BF77" w14:textId="2C353434"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4,939 – 8,350</w:t>
            </w:r>
          </w:p>
        </w:tc>
        <w:tc>
          <w:tcPr>
            <w:tcW w:w="1260" w:type="dxa"/>
            <w:tcBorders>
              <w:bottom w:val="single" w:sz="6" w:space="0" w:color="BFBFBF" w:themeColor="background1" w:themeShade="BF"/>
            </w:tcBorders>
            <w:shd w:val="clear" w:color="auto" w:fill="FFFFFF" w:themeFill="background1"/>
          </w:tcPr>
          <w:p w14:paraId="24CB895C" w14:textId="0E9196F0" w:rsidR="00F95725" w:rsidRPr="00766BF2" w:rsidRDefault="00F95725">
            <w:pPr>
              <w:jc w:val="center"/>
              <w:rPr>
                <w:rFonts w:cs="Arial"/>
                <w:color w:val="000000"/>
                <w:sz w:val="18"/>
                <w:szCs w:val="18"/>
                <w:highlight w:val="yellow"/>
              </w:rPr>
            </w:pPr>
            <w:r w:rsidRPr="00766BF2">
              <w:rPr>
                <w:rFonts w:cs="Arial"/>
                <w:color w:val="000000"/>
                <w:sz w:val="18"/>
                <w:szCs w:val="18"/>
                <w:highlight w:val="yellow"/>
              </w:rPr>
              <w:t>8.5</w:t>
            </w:r>
          </w:p>
        </w:tc>
      </w:tr>
      <w:tr w:rsidR="00F95725" w:rsidRPr="00766BF2" w14:paraId="2FC79D7C" w14:textId="5ACA585D"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024BBF6A"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Subtotal of crab fishing areas</w:t>
            </w:r>
          </w:p>
        </w:tc>
        <w:tc>
          <w:tcPr>
            <w:tcW w:w="1170" w:type="dxa"/>
            <w:tcBorders>
              <w:top w:val="single" w:sz="6" w:space="0" w:color="BFBFBF" w:themeColor="background1" w:themeShade="BF"/>
              <w:bottom w:val="single" w:sz="6" w:space="0" w:color="BFBFBF" w:themeColor="background1" w:themeShade="BF"/>
            </w:tcBorders>
            <w:vAlign w:val="center"/>
          </w:tcPr>
          <w:p w14:paraId="2EFB038D" w14:textId="77777777" w:rsidR="00F95725" w:rsidRPr="00766BF2" w:rsidRDefault="00F95725" w:rsidP="00E17270">
            <w:pPr>
              <w:jc w:val="center"/>
              <w:rPr>
                <w:rFonts w:cs="Arial"/>
                <w:sz w:val="18"/>
                <w:szCs w:val="18"/>
                <w:highlight w:val="yellow"/>
                <w:lang w:val="fr-CA"/>
              </w:rPr>
            </w:pPr>
            <w:r w:rsidRPr="00766BF2">
              <w:rPr>
                <w:rFonts w:cs="Arial"/>
                <w:sz w:val="18"/>
                <w:szCs w:val="18"/>
                <w:highlight w:val="yellow"/>
                <w:lang w:val="fr-CA"/>
              </w:rPr>
              <w:t>56,750.7</w:t>
            </w:r>
          </w:p>
        </w:tc>
        <w:tc>
          <w:tcPr>
            <w:tcW w:w="1080" w:type="dxa"/>
            <w:tcBorders>
              <w:top w:val="single" w:sz="6" w:space="0" w:color="BFBFBF" w:themeColor="background1" w:themeShade="BF"/>
              <w:bottom w:val="single" w:sz="6" w:space="0" w:color="BFBFBF" w:themeColor="background1" w:themeShade="BF"/>
            </w:tcBorders>
            <w:vAlign w:val="center"/>
          </w:tcPr>
          <w:p w14:paraId="6EC3FAFC" w14:textId="665A7A43" w:rsidR="00F95725" w:rsidRPr="00766BF2" w:rsidRDefault="00F95725" w:rsidP="00E17270">
            <w:pPr>
              <w:jc w:val="center"/>
              <w:rPr>
                <w:rFonts w:cs="Arial"/>
                <w:bCs/>
                <w:sz w:val="18"/>
                <w:szCs w:val="18"/>
                <w:highlight w:val="yellow"/>
                <w:lang w:val="fr-CA"/>
              </w:rPr>
            </w:pPr>
            <w:r w:rsidRPr="00766BF2">
              <w:rPr>
                <w:rFonts w:cs="Arial"/>
                <w:bCs/>
                <w:sz w:val="18"/>
                <w:szCs w:val="18"/>
                <w:highlight w:val="yellow"/>
                <w:lang w:val="fr-CA"/>
              </w:rPr>
              <w:t>76,486</w:t>
            </w:r>
          </w:p>
        </w:tc>
        <w:tc>
          <w:tcPr>
            <w:tcW w:w="2340" w:type="dxa"/>
            <w:tcBorders>
              <w:top w:val="single" w:sz="6" w:space="0" w:color="BFBFBF" w:themeColor="background1" w:themeShade="BF"/>
              <w:bottom w:val="single" w:sz="6" w:space="0" w:color="BFBFBF" w:themeColor="background1" w:themeShade="BF"/>
            </w:tcBorders>
            <w:vAlign w:val="center"/>
          </w:tcPr>
          <w:p w14:paraId="6F808051" w14:textId="77777777" w:rsidR="00F95725" w:rsidRPr="00766BF2" w:rsidRDefault="00F95725" w:rsidP="00E17270">
            <w:pPr>
              <w:jc w:val="center"/>
              <w:rPr>
                <w:rFonts w:cs="Arial"/>
                <w:color w:val="000000"/>
                <w:sz w:val="18"/>
                <w:szCs w:val="18"/>
                <w:highlight w:val="yellow"/>
                <w:lang w:val="fr-CA"/>
              </w:rPr>
            </w:pPr>
            <w:r w:rsidRPr="00766BF2">
              <w:rPr>
                <w:rFonts w:cs="Arial"/>
                <w:color w:val="000000"/>
                <w:sz w:val="18"/>
                <w:szCs w:val="18"/>
                <w:highlight w:val="yellow"/>
                <w:lang w:val="fr-CA"/>
              </w:rPr>
              <w:t>na</w:t>
            </w:r>
          </w:p>
        </w:tc>
        <w:tc>
          <w:tcPr>
            <w:tcW w:w="1260" w:type="dxa"/>
            <w:tcBorders>
              <w:top w:val="single" w:sz="6" w:space="0" w:color="BFBFBF" w:themeColor="background1" w:themeShade="BF"/>
              <w:bottom w:val="single" w:sz="6" w:space="0" w:color="BFBFBF" w:themeColor="background1" w:themeShade="BF"/>
            </w:tcBorders>
            <w:shd w:val="clear" w:color="auto" w:fill="FFFFFF" w:themeFill="background1"/>
          </w:tcPr>
          <w:p w14:paraId="411B86E0" w14:textId="2063173D" w:rsidR="00F95725" w:rsidRPr="00766BF2" w:rsidRDefault="00F95725" w:rsidP="00E17270">
            <w:pPr>
              <w:jc w:val="center"/>
              <w:rPr>
                <w:rFonts w:cs="Arial"/>
                <w:color w:val="000000"/>
                <w:sz w:val="18"/>
                <w:szCs w:val="18"/>
                <w:highlight w:val="yellow"/>
                <w:lang w:val="fr-CA"/>
              </w:rPr>
            </w:pPr>
            <w:r w:rsidRPr="00766BF2">
              <w:rPr>
                <w:rFonts w:cs="Arial"/>
                <w:color w:val="000000"/>
                <w:sz w:val="18"/>
                <w:szCs w:val="18"/>
                <w:highlight w:val="yellow"/>
                <w:lang w:val="fr-CA"/>
              </w:rPr>
              <w:t>100</w:t>
            </w:r>
          </w:p>
        </w:tc>
      </w:tr>
      <w:tr w:rsidR="00F95725" w:rsidRPr="00766BF2" w14:paraId="23A61619" w14:textId="453BBE61"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17F173D8" w14:textId="77777777" w:rsidR="00F95725" w:rsidRPr="00766BF2" w:rsidRDefault="00F95725" w:rsidP="00B92F09">
            <w:pPr>
              <w:jc w:val="center"/>
              <w:rPr>
                <w:rFonts w:cs="Arial"/>
                <w:sz w:val="18"/>
                <w:szCs w:val="18"/>
                <w:highlight w:val="yellow"/>
                <w:lang w:val="it-IT"/>
              </w:rPr>
            </w:pPr>
            <w:r w:rsidRPr="00766BF2">
              <w:rPr>
                <w:rFonts w:cs="Arial"/>
                <w:sz w:val="18"/>
                <w:szCs w:val="18"/>
                <w:highlight w:val="yellow"/>
              </w:rPr>
              <w:t>Unassigned zone</w:t>
            </w:r>
            <w:r w:rsidRPr="00766BF2">
              <w:rPr>
                <w:rFonts w:cs="Arial"/>
                <w:sz w:val="18"/>
                <w:szCs w:val="18"/>
                <w:highlight w:val="yellow"/>
              </w:rPr>
              <w:br/>
              <w:t>above 12E and 12F (label A)</w:t>
            </w:r>
          </w:p>
        </w:tc>
        <w:tc>
          <w:tcPr>
            <w:tcW w:w="1170" w:type="dxa"/>
            <w:tcBorders>
              <w:top w:val="single" w:sz="6" w:space="0" w:color="BFBFBF" w:themeColor="background1" w:themeShade="BF"/>
              <w:bottom w:val="single" w:sz="6" w:space="0" w:color="BFBFBF" w:themeColor="background1" w:themeShade="BF"/>
            </w:tcBorders>
            <w:vAlign w:val="center"/>
          </w:tcPr>
          <w:p w14:paraId="24F5D81F" w14:textId="77777777" w:rsidR="00F95725" w:rsidRPr="00766BF2" w:rsidRDefault="00F95725" w:rsidP="00B92F09">
            <w:pPr>
              <w:jc w:val="center"/>
              <w:rPr>
                <w:rFonts w:cs="Arial"/>
                <w:sz w:val="18"/>
                <w:szCs w:val="18"/>
                <w:highlight w:val="yellow"/>
              </w:rPr>
            </w:pPr>
            <w:r w:rsidRPr="00766BF2">
              <w:rPr>
                <w:rFonts w:cs="Arial"/>
                <w:sz w:val="18"/>
                <w:szCs w:val="18"/>
                <w:highlight w:val="yellow"/>
                <w:lang w:val="en-CA"/>
              </w:rPr>
              <w:t>667.9</w:t>
            </w:r>
          </w:p>
        </w:tc>
        <w:tc>
          <w:tcPr>
            <w:tcW w:w="1080" w:type="dxa"/>
            <w:tcBorders>
              <w:top w:val="single" w:sz="6" w:space="0" w:color="BFBFBF" w:themeColor="background1" w:themeShade="BF"/>
              <w:bottom w:val="single" w:sz="6" w:space="0" w:color="BFBFBF" w:themeColor="background1" w:themeShade="BF"/>
            </w:tcBorders>
            <w:vAlign w:val="center"/>
          </w:tcPr>
          <w:p w14:paraId="0670EF03" w14:textId="1457E8CC" w:rsidR="00F95725" w:rsidRPr="00766BF2" w:rsidRDefault="00FA2C83" w:rsidP="00B92F09">
            <w:pPr>
              <w:jc w:val="center"/>
              <w:rPr>
                <w:rFonts w:cs="Arial"/>
                <w:bCs/>
                <w:sz w:val="18"/>
                <w:szCs w:val="18"/>
                <w:highlight w:val="yellow"/>
              </w:rPr>
            </w:pPr>
            <w:r w:rsidRPr="00766BF2">
              <w:rPr>
                <w:rFonts w:cs="Arial"/>
                <w:bCs/>
                <w:sz w:val="18"/>
                <w:szCs w:val="18"/>
                <w:highlight w:val="yellow"/>
              </w:rPr>
              <w:t>433</w:t>
            </w:r>
          </w:p>
        </w:tc>
        <w:tc>
          <w:tcPr>
            <w:tcW w:w="2340" w:type="dxa"/>
            <w:tcBorders>
              <w:top w:val="single" w:sz="6" w:space="0" w:color="BFBFBF" w:themeColor="background1" w:themeShade="BF"/>
              <w:bottom w:val="single" w:sz="6" w:space="0" w:color="BFBFBF" w:themeColor="background1" w:themeShade="BF"/>
            </w:tcBorders>
            <w:vAlign w:val="center"/>
          </w:tcPr>
          <w:p w14:paraId="358E0016" w14:textId="57F0D332" w:rsidR="00F95725" w:rsidRPr="00766BF2" w:rsidRDefault="00FA2C83" w:rsidP="00FA2C83">
            <w:pPr>
              <w:jc w:val="center"/>
              <w:rPr>
                <w:rFonts w:cs="Arial"/>
                <w:color w:val="000000"/>
                <w:sz w:val="18"/>
                <w:szCs w:val="18"/>
                <w:highlight w:val="yellow"/>
              </w:rPr>
            </w:pPr>
            <w:r w:rsidRPr="00766BF2">
              <w:rPr>
                <w:rFonts w:cs="Arial"/>
                <w:color w:val="000000"/>
                <w:sz w:val="18"/>
                <w:szCs w:val="18"/>
                <w:highlight w:val="yellow"/>
              </w:rPr>
              <w:t>76</w:t>
            </w:r>
            <w:r w:rsidR="00F95725" w:rsidRPr="00766BF2">
              <w:rPr>
                <w:rFonts w:cs="Arial"/>
                <w:color w:val="000000"/>
                <w:sz w:val="18"/>
                <w:szCs w:val="18"/>
                <w:highlight w:val="yellow"/>
              </w:rPr>
              <w:t xml:space="preserve"> – </w:t>
            </w:r>
            <w:r w:rsidRPr="00766BF2">
              <w:rPr>
                <w:rFonts w:cs="Arial"/>
                <w:color w:val="000000"/>
                <w:sz w:val="18"/>
                <w:szCs w:val="18"/>
                <w:highlight w:val="yellow"/>
              </w:rPr>
              <w:t>1,417</w:t>
            </w:r>
          </w:p>
        </w:tc>
        <w:tc>
          <w:tcPr>
            <w:tcW w:w="1260" w:type="dxa"/>
            <w:tcBorders>
              <w:top w:val="single" w:sz="6" w:space="0" w:color="BFBFBF" w:themeColor="background1" w:themeShade="BF"/>
              <w:bottom w:val="single" w:sz="6" w:space="0" w:color="BFBFBF" w:themeColor="background1" w:themeShade="BF"/>
            </w:tcBorders>
          </w:tcPr>
          <w:p w14:paraId="46A3A414" w14:textId="7F2ABE92" w:rsidR="00F95725" w:rsidRPr="00766BF2" w:rsidRDefault="00F95725" w:rsidP="00B92F09">
            <w:pPr>
              <w:jc w:val="center"/>
              <w:rPr>
                <w:rFonts w:cs="Arial"/>
                <w:color w:val="000000"/>
                <w:sz w:val="18"/>
                <w:szCs w:val="18"/>
                <w:highlight w:val="yellow"/>
              </w:rPr>
            </w:pPr>
            <w:proofErr w:type="spellStart"/>
            <w:r w:rsidRPr="00766BF2">
              <w:rPr>
                <w:rFonts w:cs="Arial"/>
                <w:color w:val="000000"/>
                <w:sz w:val="18"/>
                <w:szCs w:val="18"/>
                <w:highlight w:val="yellow"/>
              </w:rPr>
              <w:t>na</w:t>
            </w:r>
            <w:proofErr w:type="spellEnd"/>
          </w:p>
        </w:tc>
      </w:tr>
      <w:tr w:rsidR="00F95725" w:rsidRPr="00766BF2" w14:paraId="49D884D8" w14:textId="3C78C63C"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35AA8936" w14:textId="77777777" w:rsidR="00F95725" w:rsidRPr="00766BF2" w:rsidRDefault="00F95725" w:rsidP="00B92F09">
            <w:pPr>
              <w:jc w:val="center"/>
              <w:rPr>
                <w:rFonts w:cs="Arial"/>
                <w:sz w:val="18"/>
                <w:szCs w:val="18"/>
                <w:highlight w:val="yellow"/>
                <w:lang w:val="fr-CA"/>
              </w:rPr>
            </w:pPr>
            <w:r w:rsidRPr="00766BF2">
              <w:rPr>
                <w:rFonts w:cs="Arial"/>
                <w:sz w:val="18"/>
                <w:szCs w:val="18"/>
                <w:highlight w:val="yellow"/>
                <w:lang w:val="it-IT"/>
              </w:rPr>
              <w:t xml:space="preserve">Buffer zone </w:t>
            </w:r>
            <w:r w:rsidRPr="00766BF2">
              <w:rPr>
                <w:rFonts w:cs="Arial"/>
                <w:sz w:val="18"/>
                <w:szCs w:val="18"/>
                <w:highlight w:val="yellow"/>
                <w:lang w:val="it-IT"/>
              </w:rPr>
              <w:br/>
              <w:t>19 / 12F (label B)</w:t>
            </w:r>
          </w:p>
        </w:tc>
        <w:tc>
          <w:tcPr>
            <w:tcW w:w="1170" w:type="dxa"/>
            <w:tcBorders>
              <w:top w:val="single" w:sz="6" w:space="0" w:color="BFBFBF" w:themeColor="background1" w:themeShade="BF"/>
              <w:bottom w:val="single" w:sz="6" w:space="0" w:color="BFBFBF" w:themeColor="background1" w:themeShade="BF"/>
            </w:tcBorders>
            <w:vAlign w:val="center"/>
          </w:tcPr>
          <w:p w14:paraId="6A5EA512" w14:textId="77777777" w:rsidR="00F95725" w:rsidRPr="00766BF2" w:rsidRDefault="00F95725" w:rsidP="00B92F09">
            <w:pPr>
              <w:jc w:val="center"/>
              <w:rPr>
                <w:rFonts w:cs="Arial"/>
                <w:sz w:val="18"/>
                <w:szCs w:val="18"/>
                <w:highlight w:val="yellow"/>
                <w:lang w:val="en-CA"/>
              </w:rPr>
            </w:pPr>
            <w:r w:rsidRPr="00766BF2">
              <w:rPr>
                <w:rFonts w:cs="Arial"/>
                <w:sz w:val="18"/>
                <w:szCs w:val="18"/>
                <w:highlight w:val="yellow"/>
              </w:rPr>
              <w:t>134.2</w:t>
            </w:r>
          </w:p>
        </w:tc>
        <w:tc>
          <w:tcPr>
            <w:tcW w:w="1080" w:type="dxa"/>
            <w:tcBorders>
              <w:top w:val="single" w:sz="6" w:space="0" w:color="BFBFBF" w:themeColor="background1" w:themeShade="BF"/>
              <w:bottom w:val="single" w:sz="6" w:space="0" w:color="BFBFBF" w:themeColor="background1" w:themeShade="BF"/>
            </w:tcBorders>
            <w:vAlign w:val="center"/>
          </w:tcPr>
          <w:p w14:paraId="4BEF962E" w14:textId="520AB67D" w:rsidR="00F95725" w:rsidRPr="00766BF2" w:rsidRDefault="00FA2C83" w:rsidP="00B92F09">
            <w:pPr>
              <w:jc w:val="center"/>
              <w:rPr>
                <w:rFonts w:cs="Arial"/>
                <w:bCs/>
                <w:sz w:val="18"/>
                <w:szCs w:val="18"/>
                <w:highlight w:val="yellow"/>
                <w:lang w:val="en-CA"/>
              </w:rPr>
            </w:pPr>
            <w:r w:rsidRPr="00766BF2">
              <w:rPr>
                <w:rFonts w:cs="Arial"/>
                <w:bCs/>
                <w:sz w:val="18"/>
                <w:szCs w:val="18"/>
                <w:highlight w:val="yellow"/>
                <w:lang w:val="en-CA"/>
              </w:rPr>
              <w:t>325</w:t>
            </w:r>
          </w:p>
        </w:tc>
        <w:tc>
          <w:tcPr>
            <w:tcW w:w="2340" w:type="dxa"/>
            <w:tcBorders>
              <w:top w:val="single" w:sz="6" w:space="0" w:color="BFBFBF" w:themeColor="background1" w:themeShade="BF"/>
              <w:bottom w:val="single" w:sz="6" w:space="0" w:color="BFBFBF" w:themeColor="background1" w:themeShade="BF"/>
            </w:tcBorders>
            <w:vAlign w:val="center"/>
          </w:tcPr>
          <w:p w14:paraId="4161391A" w14:textId="378C3321" w:rsidR="00F95725" w:rsidRPr="00766BF2" w:rsidRDefault="00FA2C83" w:rsidP="00B92F09">
            <w:pPr>
              <w:jc w:val="center"/>
              <w:rPr>
                <w:rFonts w:cs="Arial"/>
                <w:color w:val="000000"/>
                <w:sz w:val="18"/>
                <w:szCs w:val="18"/>
                <w:highlight w:val="yellow"/>
                <w:lang w:val="en-CA"/>
              </w:rPr>
            </w:pPr>
            <w:r w:rsidRPr="00766BF2">
              <w:rPr>
                <w:rFonts w:cs="Arial"/>
                <w:color w:val="000000"/>
                <w:sz w:val="18"/>
                <w:szCs w:val="18"/>
                <w:highlight w:val="yellow"/>
                <w:lang w:val="en-CA"/>
              </w:rPr>
              <w:t>153</w:t>
            </w:r>
            <w:r w:rsidR="00F95725" w:rsidRPr="00766BF2">
              <w:rPr>
                <w:rFonts w:cs="Arial"/>
                <w:color w:val="000000"/>
                <w:sz w:val="18"/>
                <w:szCs w:val="18"/>
                <w:highlight w:val="yellow"/>
                <w:lang w:val="en-CA"/>
              </w:rPr>
              <w:t xml:space="preserve"> - </w:t>
            </w:r>
            <w:r w:rsidRPr="00766BF2">
              <w:rPr>
                <w:rFonts w:cs="Arial"/>
                <w:color w:val="000000"/>
                <w:sz w:val="18"/>
                <w:szCs w:val="18"/>
                <w:highlight w:val="yellow"/>
                <w:lang w:val="en-CA"/>
              </w:rPr>
              <w:t>610</w:t>
            </w:r>
          </w:p>
        </w:tc>
        <w:tc>
          <w:tcPr>
            <w:tcW w:w="1260" w:type="dxa"/>
            <w:tcBorders>
              <w:top w:val="single" w:sz="6" w:space="0" w:color="BFBFBF" w:themeColor="background1" w:themeShade="BF"/>
              <w:bottom w:val="single" w:sz="6" w:space="0" w:color="BFBFBF" w:themeColor="background1" w:themeShade="BF"/>
            </w:tcBorders>
          </w:tcPr>
          <w:p w14:paraId="6D1F9066" w14:textId="25DDF16F" w:rsidR="00F95725" w:rsidRPr="00766BF2" w:rsidRDefault="00F95725" w:rsidP="00B92F09">
            <w:pPr>
              <w:jc w:val="center"/>
              <w:rPr>
                <w:rFonts w:cs="Arial"/>
                <w:color w:val="000000"/>
                <w:sz w:val="18"/>
                <w:szCs w:val="18"/>
                <w:highlight w:val="yellow"/>
                <w:lang w:val="en-CA"/>
              </w:rPr>
            </w:pPr>
            <w:proofErr w:type="spellStart"/>
            <w:r w:rsidRPr="00766BF2">
              <w:rPr>
                <w:rFonts w:cs="Arial"/>
                <w:color w:val="000000"/>
                <w:sz w:val="18"/>
                <w:szCs w:val="18"/>
                <w:highlight w:val="yellow"/>
                <w:lang w:val="en-CA"/>
              </w:rPr>
              <w:t>na</w:t>
            </w:r>
            <w:proofErr w:type="spellEnd"/>
          </w:p>
        </w:tc>
      </w:tr>
      <w:tr w:rsidR="00F95725" w:rsidRPr="00766BF2" w14:paraId="430B0673" w14:textId="0C426F72"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126D299D" w14:textId="77777777" w:rsidR="00F95725" w:rsidRPr="00766BF2" w:rsidRDefault="00F95725" w:rsidP="00B92F09">
            <w:pPr>
              <w:jc w:val="center"/>
              <w:rPr>
                <w:rFonts w:cs="Arial"/>
                <w:sz w:val="18"/>
                <w:szCs w:val="18"/>
                <w:highlight w:val="yellow"/>
              </w:rPr>
            </w:pPr>
            <w:r w:rsidRPr="00766BF2">
              <w:rPr>
                <w:rFonts w:cs="Arial"/>
                <w:sz w:val="18"/>
                <w:szCs w:val="18"/>
                <w:highlight w:val="yellow"/>
                <w:lang w:val="en-CA"/>
              </w:rPr>
              <w:t>Buffer zone</w:t>
            </w:r>
            <w:r w:rsidRPr="00766BF2">
              <w:rPr>
                <w:rFonts w:cs="Arial"/>
                <w:sz w:val="18"/>
                <w:szCs w:val="18"/>
                <w:highlight w:val="yellow"/>
                <w:lang w:val="en-CA"/>
              </w:rPr>
              <w:br/>
              <w:t>12 / 19 (label C)</w:t>
            </w:r>
          </w:p>
        </w:tc>
        <w:tc>
          <w:tcPr>
            <w:tcW w:w="1170" w:type="dxa"/>
            <w:tcBorders>
              <w:top w:val="single" w:sz="6" w:space="0" w:color="BFBFBF" w:themeColor="background1" w:themeShade="BF"/>
              <w:bottom w:val="single" w:sz="6" w:space="0" w:color="BFBFBF" w:themeColor="background1" w:themeShade="BF"/>
            </w:tcBorders>
            <w:vAlign w:val="center"/>
          </w:tcPr>
          <w:p w14:paraId="00E22908" w14:textId="77777777" w:rsidR="00F95725" w:rsidRPr="00766BF2" w:rsidRDefault="00F95725" w:rsidP="00B92F09">
            <w:pPr>
              <w:jc w:val="center"/>
              <w:rPr>
                <w:rFonts w:cs="Arial"/>
                <w:sz w:val="18"/>
                <w:szCs w:val="18"/>
                <w:highlight w:val="yellow"/>
                <w:lang w:val="en-CA"/>
              </w:rPr>
            </w:pPr>
            <w:r w:rsidRPr="00766BF2">
              <w:rPr>
                <w:rFonts w:cs="Arial"/>
                <w:sz w:val="18"/>
                <w:szCs w:val="18"/>
                <w:highlight w:val="yellow"/>
                <w:lang w:val="en-CA"/>
              </w:rPr>
              <w:t>289.5</w:t>
            </w:r>
          </w:p>
        </w:tc>
        <w:tc>
          <w:tcPr>
            <w:tcW w:w="1080" w:type="dxa"/>
            <w:tcBorders>
              <w:top w:val="single" w:sz="6" w:space="0" w:color="BFBFBF" w:themeColor="background1" w:themeShade="BF"/>
              <w:bottom w:val="single" w:sz="6" w:space="0" w:color="BFBFBF" w:themeColor="background1" w:themeShade="BF"/>
            </w:tcBorders>
            <w:vAlign w:val="center"/>
          </w:tcPr>
          <w:p w14:paraId="7F4CC5D5" w14:textId="2CF3FF79" w:rsidR="00F95725" w:rsidRPr="00766BF2" w:rsidRDefault="00FA2C83" w:rsidP="00B92F09">
            <w:pPr>
              <w:jc w:val="center"/>
              <w:rPr>
                <w:rFonts w:cs="Arial"/>
                <w:bCs/>
                <w:sz w:val="18"/>
                <w:szCs w:val="18"/>
                <w:highlight w:val="yellow"/>
                <w:lang w:val="en-CA"/>
              </w:rPr>
            </w:pPr>
            <w:r w:rsidRPr="00766BF2">
              <w:rPr>
                <w:rFonts w:cs="Arial"/>
                <w:bCs/>
                <w:sz w:val="18"/>
                <w:szCs w:val="18"/>
                <w:highlight w:val="yellow"/>
                <w:lang w:val="en-CA"/>
              </w:rPr>
              <w:t>627</w:t>
            </w:r>
          </w:p>
        </w:tc>
        <w:tc>
          <w:tcPr>
            <w:tcW w:w="2340" w:type="dxa"/>
            <w:tcBorders>
              <w:top w:val="single" w:sz="6" w:space="0" w:color="BFBFBF" w:themeColor="background1" w:themeShade="BF"/>
              <w:bottom w:val="single" w:sz="6" w:space="0" w:color="BFBFBF" w:themeColor="background1" w:themeShade="BF"/>
            </w:tcBorders>
            <w:vAlign w:val="center"/>
          </w:tcPr>
          <w:p w14:paraId="3F4E89D8" w14:textId="202B7B8E" w:rsidR="00F95725" w:rsidRPr="00766BF2" w:rsidRDefault="00FA2C83" w:rsidP="00B92F09">
            <w:pPr>
              <w:jc w:val="center"/>
              <w:rPr>
                <w:rFonts w:cs="Arial"/>
                <w:color w:val="000000"/>
                <w:sz w:val="18"/>
                <w:szCs w:val="18"/>
                <w:highlight w:val="yellow"/>
                <w:lang w:val="en-CA"/>
              </w:rPr>
            </w:pPr>
            <w:r w:rsidRPr="00766BF2">
              <w:rPr>
                <w:rFonts w:cs="Arial"/>
                <w:color w:val="000000"/>
                <w:sz w:val="18"/>
                <w:szCs w:val="18"/>
                <w:highlight w:val="yellow"/>
                <w:lang w:val="en-CA"/>
              </w:rPr>
              <w:t>205</w:t>
            </w:r>
            <w:r w:rsidR="00F95725" w:rsidRPr="00766BF2">
              <w:rPr>
                <w:rFonts w:cs="Arial"/>
                <w:color w:val="000000"/>
                <w:sz w:val="18"/>
                <w:szCs w:val="18"/>
                <w:highlight w:val="yellow"/>
                <w:lang w:val="en-CA"/>
              </w:rPr>
              <w:t xml:space="preserve"> – </w:t>
            </w:r>
            <w:r w:rsidRPr="00766BF2">
              <w:rPr>
                <w:rFonts w:cs="Arial"/>
                <w:color w:val="000000"/>
                <w:sz w:val="18"/>
                <w:szCs w:val="18"/>
                <w:highlight w:val="yellow"/>
                <w:lang w:val="en-CA"/>
              </w:rPr>
              <w:t>1,268</w:t>
            </w:r>
          </w:p>
        </w:tc>
        <w:tc>
          <w:tcPr>
            <w:tcW w:w="1260" w:type="dxa"/>
            <w:tcBorders>
              <w:top w:val="single" w:sz="6" w:space="0" w:color="BFBFBF" w:themeColor="background1" w:themeShade="BF"/>
              <w:bottom w:val="single" w:sz="6" w:space="0" w:color="BFBFBF" w:themeColor="background1" w:themeShade="BF"/>
            </w:tcBorders>
          </w:tcPr>
          <w:p w14:paraId="11F22EA9" w14:textId="4E83F5AE" w:rsidR="00F95725" w:rsidRPr="00766BF2" w:rsidRDefault="00F95725" w:rsidP="00B92F09">
            <w:pPr>
              <w:jc w:val="center"/>
              <w:rPr>
                <w:rFonts w:cs="Arial"/>
                <w:color w:val="000000"/>
                <w:sz w:val="18"/>
                <w:szCs w:val="18"/>
                <w:highlight w:val="yellow"/>
                <w:lang w:val="en-CA"/>
              </w:rPr>
            </w:pPr>
            <w:proofErr w:type="spellStart"/>
            <w:r w:rsidRPr="00766BF2">
              <w:rPr>
                <w:rFonts w:cs="Arial"/>
                <w:color w:val="000000"/>
                <w:sz w:val="18"/>
                <w:szCs w:val="18"/>
                <w:highlight w:val="yellow"/>
                <w:lang w:val="en-CA"/>
              </w:rPr>
              <w:t>na</w:t>
            </w:r>
            <w:proofErr w:type="spellEnd"/>
          </w:p>
        </w:tc>
      </w:tr>
      <w:tr w:rsidR="00F95725" w:rsidRPr="00766BF2" w14:paraId="3BFC5DBA" w14:textId="5EF20CAF" w:rsidTr="00F95725">
        <w:trPr>
          <w:cantSplit/>
        </w:trPr>
        <w:tc>
          <w:tcPr>
            <w:tcW w:w="3222" w:type="dxa"/>
            <w:tcBorders>
              <w:top w:val="single" w:sz="6" w:space="0" w:color="BFBFBF" w:themeColor="background1" w:themeShade="BF"/>
              <w:bottom w:val="single" w:sz="12" w:space="0" w:color="auto"/>
            </w:tcBorders>
            <w:vAlign w:val="center"/>
          </w:tcPr>
          <w:p w14:paraId="19034199" w14:textId="77777777" w:rsidR="00F95725" w:rsidRPr="00766BF2" w:rsidRDefault="00F95725" w:rsidP="00B92F09">
            <w:pPr>
              <w:jc w:val="center"/>
              <w:rPr>
                <w:rFonts w:cs="Arial"/>
                <w:sz w:val="18"/>
                <w:szCs w:val="18"/>
                <w:highlight w:val="yellow"/>
              </w:rPr>
            </w:pPr>
            <w:r w:rsidRPr="00766BF2">
              <w:rPr>
                <w:rFonts w:cs="Arial"/>
                <w:sz w:val="18"/>
                <w:szCs w:val="18"/>
                <w:highlight w:val="yellow"/>
              </w:rPr>
              <w:t xml:space="preserve">Total of all individual area estimates </w:t>
            </w:r>
            <w:r w:rsidRPr="00766BF2">
              <w:rPr>
                <w:rFonts w:cs="Arial"/>
                <w:sz w:val="18"/>
                <w:szCs w:val="18"/>
                <w:highlight w:val="yellow"/>
                <w:vertAlign w:val="superscript"/>
              </w:rPr>
              <w:t>1</w:t>
            </w:r>
          </w:p>
        </w:tc>
        <w:tc>
          <w:tcPr>
            <w:tcW w:w="1170" w:type="dxa"/>
            <w:tcBorders>
              <w:top w:val="single" w:sz="6" w:space="0" w:color="BFBFBF" w:themeColor="background1" w:themeShade="BF"/>
              <w:bottom w:val="single" w:sz="12" w:space="0" w:color="auto"/>
            </w:tcBorders>
            <w:vAlign w:val="center"/>
          </w:tcPr>
          <w:p w14:paraId="2CF83990" w14:textId="77777777" w:rsidR="00F95725" w:rsidRPr="00766BF2" w:rsidRDefault="00F95725" w:rsidP="00B92F09">
            <w:pPr>
              <w:jc w:val="center"/>
              <w:rPr>
                <w:rFonts w:cs="Arial"/>
                <w:sz w:val="18"/>
                <w:szCs w:val="18"/>
                <w:highlight w:val="yellow"/>
              </w:rPr>
            </w:pPr>
            <w:r w:rsidRPr="00766BF2">
              <w:rPr>
                <w:rFonts w:cs="Arial"/>
                <w:sz w:val="18"/>
                <w:szCs w:val="18"/>
                <w:highlight w:val="yellow"/>
              </w:rPr>
              <w:t>57,842.7</w:t>
            </w:r>
          </w:p>
        </w:tc>
        <w:tc>
          <w:tcPr>
            <w:tcW w:w="1080" w:type="dxa"/>
            <w:tcBorders>
              <w:top w:val="single" w:sz="6" w:space="0" w:color="BFBFBF" w:themeColor="background1" w:themeShade="BF"/>
              <w:bottom w:val="single" w:sz="12" w:space="0" w:color="auto"/>
            </w:tcBorders>
            <w:vAlign w:val="center"/>
          </w:tcPr>
          <w:p w14:paraId="49C51EE1" w14:textId="47A1920E" w:rsidR="00F95725" w:rsidRPr="00766BF2" w:rsidRDefault="00FA2C83" w:rsidP="00B92F09">
            <w:pPr>
              <w:jc w:val="center"/>
              <w:rPr>
                <w:rFonts w:cs="Arial"/>
                <w:bCs/>
                <w:sz w:val="18"/>
                <w:szCs w:val="18"/>
                <w:highlight w:val="yellow"/>
              </w:rPr>
            </w:pPr>
            <w:r w:rsidRPr="00766BF2">
              <w:rPr>
                <w:rFonts w:cs="Arial"/>
                <w:bCs/>
                <w:sz w:val="18"/>
                <w:szCs w:val="18"/>
                <w:highlight w:val="yellow"/>
              </w:rPr>
              <w:t>77,871</w:t>
            </w:r>
          </w:p>
        </w:tc>
        <w:tc>
          <w:tcPr>
            <w:tcW w:w="2340" w:type="dxa"/>
            <w:tcBorders>
              <w:top w:val="single" w:sz="6" w:space="0" w:color="BFBFBF" w:themeColor="background1" w:themeShade="BF"/>
              <w:bottom w:val="single" w:sz="12" w:space="0" w:color="auto"/>
            </w:tcBorders>
            <w:vAlign w:val="center"/>
          </w:tcPr>
          <w:p w14:paraId="2A3E8837" w14:textId="77777777" w:rsidR="00F95725" w:rsidRPr="00766BF2" w:rsidRDefault="00F95725" w:rsidP="00B92F09">
            <w:pPr>
              <w:jc w:val="center"/>
              <w:rPr>
                <w:rFonts w:cs="Arial"/>
                <w:sz w:val="18"/>
                <w:szCs w:val="18"/>
                <w:highlight w:val="yellow"/>
              </w:rPr>
            </w:pPr>
            <w:proofErr w:type="spellStart"/>
            <w:r w:rsidRPr="00766BF2">
              <w:rPr>
                <w:rFonts w:cs="Arial"/>
                <w:sz w:val="18"/>
                <w:szCs w:val="18"/>
                <w:highlight w:val="yellow"/>
              </w:rPr>
              <w:t>na</w:t>
            </w:r>
            <w:proofErr w:type="spellEnd"/>
          </w:p>
        </w:tc>
        <w:tc>
          <w:tcPr>
            <w:tcW w:w="1260" w:type="dxa"/>
            <w:tcBorders>
              <w:top w:val="single" w:sz="6" w:space="0" w:color="BFBFBF" w:themeColor="background1" w:themeShade="BF"/>
              <w:bottom w:val="single" w:sz="12" w:space="0" w:color="auto"/>
            </w:tcBorders>
          </w:tcPr>
          <w:p w14:paraId="53D5F379" w14:textId="3775038E" w:rsidR="00F95725" w:rsidRPr="00766BF2" w:rsidRDefault="00F95725" w:rsidP="00B92F09">
            <w:pPr>
              <w:jc w:val="center"/>
              <w:rPr>
                <w:rFonts w:cs="Arial"/>
                <w:sz w:val="18"/>
                <w:szCs w:val="18"/>
                <w:highlight w:val="yellow"/>
              </w:rPr>
            </w:pPr>
            <w:proofErr w:type="spellStart"/>
            <w:r w:rsidRPr="00766BF2">
              <w:rPr>
                <w:rFonts w:cs="Arial"/>
                <w:sz w:val="18"/>
                <w:szCs w:val="18"/>
                <w:highlight w:val="yellow"/>
              </w:rPr>
              <w:t>na</w:t>
            </w:r>
            <w:commentRangeEnd w:id="6"/>
            <w:proofErr w:type="spellEnd"/>
            <w:r w:rsidR="003D744A">
              <w:rPr>
                <w:rStyle w:val="CommentReference"/>
              </w:rPr>
              <w:commentReference w:id="6"/>
            </w:r>
          </w:p>
        </w:tc>
      </w:tr>
    </w:tbl>
    <w:p w14:paraId="5BA487CE" w14:textId="1A4EC524" w:rsidR="00B054A5" w:rsidRPr="00766BF2" w:rsidRDefault="00B054A5" w:rsidP="00B054A5">
      <w:pPr>
        <w:rPr>
          <w:sz w:val="18"/>
          <w:szCs w:val="18"/>
          <w:highlight w:val="yellow"/>
        </w:rPr>
      </w:pPr>
      <w:r w:rsidRPr="00766BF2">
        <w:rPr>
          <w:sz w:val="18"/>
          <w:szCs w:val="18"/>
          <w:highlight w:val="yellow"/>
          <w:vertAlign w:val="superscript"/>
        </w:rPr>
        <w:t xml:space="preserve">1 </w:t>
      </w:r>
      <w:r w:rsidRPr="00766BF2">
        <w:rPr>
          <w:sz w:val="18"/>
          <w:szCs w:val="18"/>
          <w:highlight w:val="yellow"/>
        </w:rPr>
        <w:t xml:space="preserve">Small difference in the sum of all individual area estimates compared to the southern Gulf estimate </w:t>
      </w:r>
      <w:r w:rsidR="00AE0D06" w:rsidRPr="00766BF2">
        <w:rPr>
          <w:sz w:val="18"/>
          <w:szCs w:val="18"/>
          <w:highlight w:val="yellow"/>
        </w:rPr>
        <w:t xml:space="preserve">is </w:t>
      </w:r>
      <w:r w:rsidRPr="00766BF2">
        <w:rPr>
          <w:sz w:val="18"/>
          <w:szCs w:val="18"/>
          <w:highlight w:val="yellow"/>
        </w:rPr>
        <w:t>due to rounding of intermediate calculations.</w:t>
      </w:r>
    </w:p>
    <w:p w14:paraId="1B6B3E72" w14:textId="32A46DAB" w:rsidR="00B054A5" w:rsidRPr="00766BF2" w:rsidRDefault="00FF5057" w:rsidP="00B054A5">
      <w:pPr>
        <w:jc w:val="center"/>
        <w:rPr>
          <w:highlight w:val="yellow"/>
        </w:rPr>
      </w:pPr>
      <w:r w:rsidRPr="00766BF2">
        <w:rPr>
          <w:noProof/>
          <w:highlight w:val="yellow"/>
        </w:rPr>
        <w:drawing>
          <wp:inline distT="0" distB="0" distL="0" distR="0" wp14:anchorId="5320AA53" wp14:editId="42C29C4A">
            <wp:extent cx="5434104" cy="274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3330" t="937"/>
                    <a:stretch/>
                  </pic:blipFill>
                  <pic:spPr bwMode="auto">
                    <a:xfrm>
                      <a:off x="0" y="0"/>
                      <a:ext cx="5492336" cy="2779014"/>
                    </a:xfrm>
                    <a:prstGeom prst="rect">
                      <a:avLst/>
                    </a:prstGeom>
                    <a:noFill/>
                    <a:ln>
                      <a:noFill/>
                    </a:ln>
                    <a:extLst>
                      <a:ext uri="{53640926-AAD7-44D8-BBD7-CCE9431645EC}">
                        <a14:shadowObscured xmlns:a14="http://schemas.microsoft.com/office/drawing/2010/main"/>
                      </a:ext>
                    </a:extLst>
                  </pic:spPr>
                </pic:pic>
              </a:graphicData>
            </a:graphic>
          </wp:inline>
        </w:drawing>
      </w:r>
    </w:p>
    <w:p w14:paraId="7C475E3F" w14:textId="2AF76B8D" w:rsidR="00B054A5" w:rsidRPr="00766BF2" w:rsidRDefault="00B054A5" w:rsidP="00B054A5">
      <w:pPr>
        <w:pStyle w:val="Caption-Figure"/>
        <w:rPr>
          <w:highlight w:val="yellow"/>
        </w:rPr>
      </w:pPr>
      <w:r w:rsidRPr="00766BF2">
        <w:rPr>
          <w:highlight w:val="yellow"/>
        </w:rPr>
        <w:t xml:space="preserve">Figure </w:t>
      </w:r>
      <w:r w:rsidR="00D00DB3" w:rsidRPr="00766BF2">
        <w:rPr>
          <w:highlight w:val="yellow"/>
        </w:rPr>
        <w:t>9</w:t>
      </w:r>
      <w:r w:rsidRPr="00766BF2">
        <w:rPr>
          <w:highlight w:val="yellow"/>
        </w:rPr>
        <w:t xml:space="preserve">. Estimated (black circles are the means with 95% confidence interval vertical bars) and predicted (open squares are the means with the 95% confidence interval bands as dashed lines) biomasses of R-1 (adult male crabs &gt;= 95 mm carapace width of carapace condition 1 and 2) snow crab in the </w:t>
      </w:r>
      <w:r w:rsidR="00A7597D" w:rsidRPr="00766BF2">
        <w:rPr>
          <w:highlight w:val="yellow"/>
        </w:rPr>
        <w:t>year of the survey, 1997 to</w:t>
      </w:r>
      <w:r w:rsidR="00D00DB3" w:rsidRPr="00766BF2">
        <w:rPr>
          <w:highlight w:val="yellow"/>
        </w:rPr>
        <w:t xml:space="preserve"> 2020</w:t>
      </w:r>
      <w:r w:rsidRPr="00766BF2">
        <w:rPr>
          <w:highlight w:val="yellow"/>
        </w:rPr>
        <w:t>. The predicted abundances are based on a relationship to the estimated abundances of R-2 (adolescent male crab</w:t>
      </w:r>
      <w:r w:rsidR="00AD0470" w:rsidRPr="00766BF2">
        <w:rPr>
          <w:highlight w:val="yellow"/>
        </w:rPr>
        <w:t>s</w:t>
      </w:r>
      <w:r w:rsidR="00C94D47" w:rsidRPr="00766BF2">
        <w:rPr>
          <w:highlight w:val="yellow"/>
        </w:rPr>
        <w:t xml:space="preserve"> with a carapace width larger than 83 mm)</w:t>
      </w:r>
      <w:r w:rsidRPr="00766BF2">
        <w:rPr>
          <w:highlight w:val="yellow"/>
        </w:rPr>
        <w:t xml:space="preserve"> in the previous year. Pr</w:t>
      </w:r>
      <w:r w:rsidR="00230844" w:rsidRPr="00766BF2">
        <w:rPr>
          <w:highlight w:val="yellow"/>
        </w:rPr>
        <w:t>ediction of R-1 bio</w:t>
      </w:r>
      <w:r w:rsidR="00D00DB3" w:rsidRPr="00766BF2">
        <w:rPr>
          <w:highlight w:val="yellow"/>
        </w:rPr>
        <w:t>mass for 2021</w:t>
      </w:r>
      <w:r w:rsidRPr="00766BF2">
        <w:rPr>
          <w:highlight w:val="yellow"/>
        </w:rPr>
        <w:t xml:space="preserve"> is based on abu</w:t>
      </w:r>
      <w:r w:rsidR="00D00DB3" w:rsidRPr="00766BF2">
        <w:rPr>
          <w:highlight w:val="yellow"/>
        </w:rPr>
        <w:t>ndances of R-2 estimated in 2020 and shown in Figure 9</w:t>
      </w:r>
      <w:r w:rsidRPr="00766BF2">
        <w:rPr>
          <w:highlight w:val="yellow"/>
        </w:rPr>
        <w:t>.</w:t>
      </w:r>
    </w:p>
    <w:p w14:paraId="58F797FD" w14:textId="37003215" w:rsidR="001E2086" w:rsidRPr="00766BF2" w:rsidRDefault="001E2086" w:rsidP="00605F69">
      <w:pPr>
        <w:jc w:val="center"/>
        <w:rPr>
          <w:highlight w:val="yellow"/>
        </w:rPr>
      </w:pPr>
    </w:p>
    <w:p w14:paraId="0897B4DC" w14:textId="1FA67A08" w:rsidR="00AE5885" w:rsidRPr="00766BF2" w:rsidRDefault="00AE5885" w:rsidP="00AE5885">
      <w:pPr>
        <w:pStyle w:val="BodyText"/>
        <w:rPr>
          <w:highlight w:val="yellow"/>
        </w:rPr>
      </w:pPr>
      <w:r w:rsidRPr="00766BF2">
        <w:rPr>
          <w:highlight w:val="yellow"/>
        </w:rPr>
        <w:t>T</w:t>
      </w:r>
      <w:r w:rsidR="000F35CD" w:rsidRPr="00766BF2">
        <w:rPr>
          <w:highlight w:val="yellow"/>
        </w:rPr>
        <w:t>he high predicted value for 2021</w:t>
      </w:r>
      <w:r w:rsidRPr="00766BF2">
        <w:rPr>
          <w:highlight w:val="yellow"/>
        </w:rPr>
        <w:t xml:space="preserve"> is driven by the high estimated abundance of R-2 crab e</w:t>
      </w:r>
      <w:r w:rsidR="000F35CD" w:rsidRPr="00766BF2">
        <w:rPr>
          <w:highlight w:val="yellow"/>
        </w:rPr>
        <w:t>stimated from the survey in 2020</w:t>
      </w:r>
      <w:r w:rsidRPr="00766BF2">
        <w:rPr>
          <w:highlight w:val="yellow"/>
        </w:rPr>
        <w:t>; the extent to which the high recr</w:t>
      </w:r>
      <w:r w:rsidR="000F35CD" w:rsidRPr="00766BF2">
        <w:rPr>
          <w:highlight w:val="yellow"/>
        </w:rPr>
        <w:t>uitment will be realized in 2021</w:t>
      </w:r>
      <w:r w:rsidRPr="00766BF2">
        <w:rPr>
          <w:highlight w:val="yellow"/>
        </w:rPr>
        <w:t xml:space="preserve"> is very uncertain resulting from the change in vessel </w:t>
      </w:r>
      <w:r w:rsidR="003F5066" w:rsidRPr="00766BF2">
        <w:rPr>
          <w:highlight w:val="yellow"/>
        </w:rPr>
        <w:t>since</w:t>
      </w:r>
      <w:r w:rsidRPr="00766BF2">
        <w:rPr>
          <w:highlight w:val="yellow"/>
        </w:rPr>
        <w:t xml:space="preserve"> 2019. </w:t>
      </w:r>
    </w:p>
    <w:p w14:paraId="3F02086E" w14:textId="67A02495" w:rsidR="00AE5885" w:rsidRPr="00766BF2" w:rsidRDefault="00AE5885" w:rsidP="00AE5885">
      <w:pPr>
        <w:pStyle w:val="BodyText"/>
        <w:rPr>
          <w:highlight w:val="yellow"/>
        </w:rPr>
      </w:pPr>
      <w:r w:rsidRPr="00766BF2">
        <w:rPr>
          <w:highlight w:val="yellow"/>
        </w:rPr>
        <w:lastRenderedPageBreak/>
        <w:t>Estimated abundanc</w:t>
      </w:r>
      <w:r w:rsidR="00E44FBE" w:rsidRPr="00766BF2">
        <w:rPr>
          <w:highlight w:val="yellow"/>
        </w:rPr>
        <w:t>es of R-3 and R-2 stages in 2019 and 2020</w:t>
      </w:r>
      <w:r w:rsidRPr="00766BF2">
        <w:rPr>
          <w:highlight w:val="yellow"/>
        </w:rPr>
        <w:t xml:space="preserve"> are greater than the estimated abundances of R-4 and R-3 stages, respectively in 2018, an observation which is inconsistent with cohort tracking and accounting for mortality over the y</w:t>
      </w:r>
      <w:r w:rsidR="00E44FBE" w:rsidRPr="00766BF2">
        <w:rPr>
          <w:highlight w:val="yellow"/>
        </w:rPr>
        <w:t>ears (Figure 10</w:t>
      </w:r>
      <w:r w:rsidRPr="00766BF2">
        <w:rPr>
          <w:highlight w:val="yellow"/>
        </w:rPr>
        <w:t xml:space="preserve">). </w:t>
      </w:r>
    </w:p>
    <w:p w14:paraId="57580A9F" w14:textId="77777777" w:rsidR="00AC344F" w:rsidRPr="00977713" w:rsidRDefault="00AC344F" w:rsidP="00B74814">
      <w:pPr>
        <w:pStyle w:val="Heading3"/>
      </w:pPr>
      <w:r w:rsidRPr="001C0422">
        <w:t>Environmental Considerations</w:t>
      </w:r>
    </w:p>
    <w:p w14:paraId="57D2BEDE" w14:textId="23CC1178" w:rsidR="00D41395" w:rsidRPr="00D41395" w:rsidRDefault="00D41395" w:rsidP="00D41395">
      <w:pPr>
        <w:pStyle w:val="BodyText"/>
      </w:pPr>
      <w:bookmarkStart w:id="7" w:name="OLE_LINK1"/>
      <w:r w:rsidRPr="00D41395">
        <w:t>In September 2020, near-bottom temperatures were near the mean value of the period 1991 to 2020 in the central portion of Area 12 as well as in the w</w:t>
      </w:r>
      <w:r>
        <w:t>estern part Chaleur Bay</w:t>
      </w:r>
      <w:r w:rsidRPr="00D41395">
        <w:t xml:space="preserve">. However, the bottom waters in large portions of Area 12, Area 19, the deeper parts of Area 12E and 12F, and both entrances of Northumberland Strait were significantly warmer than normal. The channels connecting the slope of the Laurentian Channel to the mouth of Chaleur Bay were also warmer than normal. Colder-than-normal bottom waters were only present in a small area south of </w:t>
      </w:r>
      <w:proofErr w:type="spellStart"/>
      <w:r w:rsidRPr="00D41395">
        <w:t>Shediac</w:t>
      </w:r>
      <w:proofErr w:type="spellEnd"/>
      <w:r w:rsidRPr="00D41395">
        <w:t xml:space="preserve"> Valley and in St. George’s Bay. </w:t>
      </w:r>
    </w:p>
    <w:p w14:paraId="2148131E" w14:textId="5B8D72D9" w:rsidR="00D41395" w:rsidRPr="00D41395" w:rsidRDefault="00D41395" w:rsidP="00D41395">
      <w:pPr>
        <w:pStyle w:val="BodyText"/>
      </w:pPr>
      <w:r w:rsidRPr="00D41395">
        <w:t>In September 2020, the snow crab habitat index (bottom area with temperatures from -1 to 3°C) was the fourth lowest of th</w:t>
      </w:r>
      <w:r>
        <w:t>e 1971-2020 time series (Fig. 13</w:t>
      </w:r>
      <w:r w:rsidRPr="00D41395">
        <w:t xml:space="preserve">). It was 10% below the 1991-2020 average in 2020 and is similar to the 2019 value which was down 11% from the 2018 value. The mean temperature (1.3°C) within the defined snow crab habitat area index (-1 to 3°C) in 2020 increased by about 0.3°C </w:t>
      </w:r>
      <w:r>
        <w:t>compared to 2019 (1.0ºC, Fig. 13</w:t>
      </w:r>
      <w:r w:rsidRPr="00D41395">
        <w:t xml:space="preserve">). Looking at the last three decades, the mean temperature was at the highest of the time series in 2012, decreased in 2013 and 2014, and remained above the normal since then.  </w:t>
      </w:r>
    </w:p>
    <w:p w14:paraId="74390682" w14:textId="54D63D0A" w:rsidR="00AC344F" w:rsidRPr="00502E71" w:rsidRDefault="00AC344F" w:rsidP="008E194E">
      <w:pPr>
        <w:pStyle w:val="BodyText"/>
      </w:pPr>
      <w:r w:rsidRPr="00502E71">
        <w:t xml:space="preserve">Snow crab is a stenothermic species with a preference for colder water temperatures. A temperature regime shift from cold to warm may have impacts on population dynamics of snow crab such as shortened reproductive cycles, increased per capita fecundity, and increased size at maturity, greater natural mortality, spatial contraction of habitat, and skewed sex ratio for reproduction. </w:t>
      </w:r>
      <w:r w:rsidR="008E194E" w:rsidRPr="0077398D">
        <w:t>T</w:t>
      </w:r>
      <w:r w:rsidRPr="0077398D">
        <w:t>he outcome of climate change on snow crab population dynamics can be relatively abrupt and even detrimental, and the direction of the effect may be difficult to predict (Sainte-Marie et al. 2008).</w:t>
      </w:r>
    </w:p>
    <w:bookmarkEnd w:id="7"/>
    <w:p w14:paraId="4ABBA77B" w14:textId="3ED8522F" w:rsidR="00AC344F" w:rsidRPr="008B6769" w:rsidRDefault="00D41395" w:rsidP="0047195C">
      <w:pPr>
        <w:jc w:val="center"/>
        <w:rPr>
          <w:lang w:val="en-CA"/>
        </w:rPr>
      </w:pPr>
      <w:r>
        <w:rPr>
          <w:noProof/>
        </w:rPr>
        <w:lastRenderedPageBreak/>
        <w:drawing>
          <wp:inline distT="0" distB="0" distL="0" distR="0" wp14:anchorId="2D379EBA" wp14:editId="10CA4BFA">
            <wp:extent cx="6019800" cy="421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2132" t="572" r="1626" b="4564"/>
                    <a:stretch/>
                  </pic:blipFill>
                  <pic:spPr bwMode="auto">
                    <a:xfrm>
                      <a:off x="0" y="0"/>
                      <a:ext cx="6019800" cy="4210050"/>
                    </a:xfrm>
                    <a:prstGeom prst="rect">
                      <a:avLst/>
                    </a:prstGeom>
                    <a:noFill/>
                    <a:ln>
                      <a:noFill/>
                    </a:ln>
                    <a:extLst>
                      <a:ext uri="{53640926-AAD7-44D8-BBD7-CCE9431645EC}">
                        <a14:shadowObscured xmlns:a14="http://schemas.microsoft.com/office/drawing/2010/main"/>
                      </a:ext>
                    </a:extLst>
                  </pic:spPr>
                </pic:pic>
              </a:graphicData>
            </a:graphic>
          </wp:inline>
        </w:drawing>
      </w:r>
    </w:p>
    <w:p w14:paraId="1C14F613" w14:textId="3171A947" w:rsidR="00AC344F" w:rsidRPr="0098637C" w:rsidRDefault="00AC344F" w:rsidP="0047195C">
      <w:pPr>
        <w:pStyle w:val="Caption-Figure"/>
      </w:pPr>
      <w:r w:rsidRPr="00264534">
        <w:t>Figure 1</w:t>
      </w:r>
      <w:r w:rsidR="00D41395">
        <w:t>3</w:t>
      </w:r>
      <w:r w:rsidR="009F03CB" w:rsidRPr="00264534">
        <w:t>. H</w:t>
      </w:r>
      <w:r w:rsidRPr="00264534">
        <w:t>abitat area index (</w:t>
      </w:r>
      <w:r w:rsidR="002D67F8" w:rsidRPr="00264534">
        <w:t>(water temperatures of -1 to 3 ºC</w:t>
      </w:r>
      <w:r w:rsidR="002D67F8">
        <w:t xml:space="preserve">; </w:t>
      </w:r>
      <w:r w:rsidRPr="00264534">
        <w:t>km²</w:t>
      </w:r>
      <w:r w:rsidR="002D67F8">
        <w:t>;</w:t>
      </w:r>
      <w:r w:rsidR="009F03CB" w:rsidRPr="00264534">
        <w:t xml:space="preserve"> square symbols</w:t>
      </w:r>
      <w:r w:rsidRPr="00264534">
        <w:t xml:space="preserve">) </w:t>
      </w:r>
      <w:r w:rsidR="009F03CB" w:rsidRPr="00264534">
        <w:t xml:space="preserve">for </w:t>
      </w:r>
      <w:r w:rsidR="009F03CB" w:rsidRPr="00264534">
        <w:rPr>
          <w:rFonts w:cs="Arial"/>
          <w:szCs w:val="22"/>
        </w:rPr>
        <w:t xml:space="preserve">commercial-sized adult male </w:t>
      </w:r>
      <w:r w:rsidR="009D4624" w:rsidRPr="00264534">
        <w:rPr>
          <w:rFonts w:cs="Arial"/>
          <w:szCs w:val="22"/>
        </w:rPr>
        <w:t xml:space="preserve">snow </w:t>
      </w:r>
      <w:r w:rsidR="009F03CB" w:rsidRPr="00264534">
        <w:rPr>
          <w:rFonts w:cs="Arial"/>
          <w:szCs w:val="22"/>
        </w:rPr>
        <w:t>crab</w:t>
      </w:r>
      <w:r w:rsidR="009D4624" w:rsidRPr="00264534">
        <w:rPr>
          <w:rFonts w:cs="Arial"/>
          <w:szCs w:val="22"/>
        </w:rPr>
        <w:t xml:space="preserve"> in the southern Gulf of St. Lawrence</w:t>
      </w:r>
      <w:r w:rsidR="009D4624" w:rsidRPr="00264534">
        <w:t xml:space="preserve"> and t</w:t>
      </w:r>
      <w:r w:rsidRPr="00264534">
        <w:t>he mean temperature (ºC</w:t>
      </w:r>
      <w:r w:rsidR="009F03CB" w:rsidRPr="00264534">
        <w:t>; circle symbols</w:t>
      </w:r>
      <w:r w:rsidRPr="00264534">
        <w:t xml:space="preserve">) within the </w:t>
      </w:r>
      <w:r w:rsidR="009D4624" w:rsidRPr="00264534">
        <w:t xml:space="preserve">index </w:t>
      </w:r>
      <w:r w:rsidRPr="00264534">
        <w:t>area</w:t>
      </w:r>
      <w:r w:rsidR="009D4624" w:rsidRPr="00264534">
        <w:t xml:space="preserve"> from </w:t>
      </w:r>
      <w:r w:rsidR="00D41395">
        <w:rPr>
          <w:rFonts w:cs="Arial"/>
          <w:szCs w:val="22"/>
        </w:rPr>
        <w:t>1971 to 2020</w:t>
      </w:r>
      <w:r w:rsidRPr="00264534">
        <w:t>.</w:t>
      </w:r>
    </w:p>
    <w:p w14:paraId="6B30E8F4" w14:textId="33A8D2E4" w:rsidR="00157E16" w:rsidRPr="00B74814" w:rsidRDefault="00157E16" w:rsidP="00266073">
      <w:pPr>
        <w:pStyle w:val="Heading3"/>
      </w:pPr>
      <w:r>
        <w:t>Sources of Uncertaint</w:t>
      </w:r>
      <w:r w:rsidR="00544D75">
        <w:t>y</w:t>
      </w:r>
    </w:p>
    <w:p w14:paraId="68F88A93" w14:textId="77777777" w:rsidR="00CF452F" w:rsidRPr="00CF452F" w:rsidRDefault="00CF452F" w:rsidP="00CF452F">
      <w:pPr>
        <w:pStyle w:val="BodyText"/>
      </w:pPr>
      <w:r w:rsidRPr="00766BF2">
        <w:rPr>
          <w:highlight w:val="yellow"/>
        </w:rPr>
        <w:t xml:space="preserve">The estimated abundances of snow crab, all life stages, in the assessment model are considered to be an unbiased, proportional index of the snow crab population in the </w:t>
      </w:r>
      <w:proofErr w:type="spellStart"/>
      <w:r w:rsidRPr="00766BF2">
        <w:rPr>
          <w:highlight w:val="yellow"/>
        </w:rPr>
        <w:t>sGSL</w:t>
      </w:r>
      <w:proofErr w:type="spellEnd"/>
      <w:r w:rsidRPr="00766BF2">
        <w:rPr>
          <w:highlight w:val="yellow"/>
        </w:rPr>
        <w:t xml:space="preserve"> over the time series 1997 to 2020. As such, the catchability for commercial-sized male snow crab is assumed to be constant over the time series and for the purposes of this assessment equal to one.</w:t>
      </w:r>
      <w:r w:rsidRPr="00CF452F">
        <w:t xml:space="preserve"> </w:t>
      </w:r>
    </w:p>
    <w:p w14:paraId="21E923C3" w14:textId="77777777" w:rsidR="00CF452F" w:rsidRPr="00CF452F" w:rsidRDefault="00CF452F" w:rsidP="00CF452F">
      <w:pPr>
        <w:pStyle w:val="BodyText"/>
      </w:pPr>
      <w:r w:rsidRPr="00CF452F">
        <w:t xml:space="preserve">However, there are many known issues with this interpretation of survey indices. Firstly, the survey has undergone multiple areal expansions into more marginal crab habitat, requiring spatial extrapolations of more central observations over these marginal areas for years prior to 2012. Secondly, the survey has been redesigned in 2006 and 2012, leading a to redistributions of its survey sampling stations. Thirdly, five survey vessels have been used, with different crews, increasing engine power, and variations in fishing protocol (Hébert et al. 2019). </w:t>
      </w:r>
    </w:p>
    <w:p w14:paraId="080DBB12" w14:textId="77777777" w:rsidR="00CF452F" w:rsidRPr="00CF452F" w:rsidRDefault="00CF452F" w:rsidP="00CF452F">
      <w:pPr>
        <w:pStyle w:val="BodyText"/>
      </w:pPr>
      <w:r w:rsidRPr="00CF452F">
        <w:t>These unquantifiable issues weaken the assumption of temporal homogeneity of the time series, and thus our ability to track population trends and biomass estimates which have comparable scales with respect to the harvest control rule limits and reference points.</w:t>
      </w:r>
    </w:p>
    <w:p w14:paraId="29917BEB" w14:textId="77777777" w:rsidR="00216586" w:rsidRPr="00216586" w:rsidRDefault="00216586" w:rsidP="00216586">
      <w:pPr>
        <w:pStyle w:val="BodyText"/>
      </w:pPr>
      <w:r w:rsidRPr="00216586">
        <w:t xml:space="preserve">Strong increases in survey catches in 2019 among females and sub-legal males cannot be explained by known population processes, suggesting that an increase in survey catchability had accompanied the introduction of the new survey vessel. The previous stock assessment </w:t>
      </w:r>
      <w:r w:rsidRPr="00216586">
        <w:lastRenderedPageBreak/>
        <w:t xml:space="preserve">proposed an unaccounted latent trawling phase as a likely cause, though protocol changes that ostensibly rectified this issue resulted in very similar catches in the 2020 survey. Thus, a mechanistic explanation for this increase is presently lacking. Benoit and </w:t>
      </w:r>
      <w:proofErr w:type="spellStart"/>
      <w:r w:rsidRPr="00216586">
        <w:t>Cadigan</w:t>
      </w:r>
      <w:proofErr w:type="spellEnd"/>
      <w:r w:rsidRPr="00216586">
        <w:t xml:space="preserve"> (2013), using the </w:t>
      </w:r>
      <w:proofErr w:type="spellStart"/>
      <w:r w:rsidRPr="00216586">
        <w:t>sGSL</w:t>
      </w:r>
      <w:proofErr w:type="spellEnd"/>
      <w:r w:rsidRPr="00216586">
        <w:t xml:space="preserve"> September multi-species survey as a reference, suggested that the vessel change in the snow crab survey in 2013 resulted in a lower catchability for commercial snow crab. Taken together, these observations suggest that catches on board the Jean Mathieu may have been underestimated relative to the Marco Michel and Avalon Voyager II. </w:t>
      </w:r>
    </w:p>
    <w:p w14:paraId="4D4B9DBE" w14:textId="77777777" w:rsidR="00216586" w:rsidRPr="00216586" w:rsidRDefault="00216586" w:rsidP="00216586">
      <w:pPr>
        <w:pStyle w:val="BodyText"/>
      </w:pPr>
      <w:r w:rsidRPr="00216586">
        <w:t xml:space="preserve">Independent of vessel changes, the current practice of relocating survey stations to alternate locations when trawl damage is incurred may lead to progressive preferential sampling of </w:t>
      </w:r>
      <w:proofErr w:type="spellStart"/>
      <w:r w:rsidRPr="00216586">
        <w:t>trawlable</w:t>
      </w:r>
      <w:proofErr w:type="spellEnd"/>
      <w:r w:rsidRPr="00216586">
        <w:t xml:space="preserve"> bottoms, year upon year. Differences in crab density or catchability between </w:t>
      </w:r>
      <w:proofErr w:type="spellStart"/>
      <w:r w:rsidRPr="00216586">
        <w:t>trawlable</w:t>
      </w:r>
      <w:proofErr w:type="spellEnd"/>
      <w:r w:rsidRPr="00216586">
        <w:t xml:space="preserve"> and less </w:t>
      </w:r>
      <w:proofErr w:type="spellStart"/>
      <w:r w:rsidRPr="00216586">
        <w:t>trawlable</w:t>
      </w:r>
      <w:proofErr w:type="spellEnd"/>
      <w:r w:rsidRPr="00216586">
        <w:t xml:space="preserve"> areas can lead to differences in survey catches, thus potentially biasing abundance and biomass indices.</w:t>
      </w:r>
    </w:p>
    <w:p w14:paraId="234B0476" w14:textId="682A5F43" w:rsidR="00CF452F" w:rsidRPr="00CF452F" w:rsidRDefault="00CF452F" w:rsidP="00CF452F">
      <w:pPr>
        <w:pStyle w:val="BodyText"/>
      </w:pPr>
      <w:r w:rsidRPr="00766BF2">
        <w:rPr>
          <w:highlight w:val="yellow"/>
        </w:rPr>
        <w:t>Predicting recruitment to the fishery is uncertain because of a number of factors including variations in mortality, growth among stages and the variation in the proportion of pre-recruits that molt in any given year. Recruitment to the fishery for snow crab is highly variable from year to year depending on environmental conditions, predation and population levels. Prediction of a given size of male crab belonging to the near-future recruitment population (R-1, R-2 and R-3) is difficult because of a number of factors including variations in mortality and catchability, growth among stages and the variability in the proportion of pre-recruits that molt in a given year, which increases uncertainty of predicted and measured abundance of recruitment to the fishery.</w:t>
      </w:r>
      <w:r w:rsidRPr="00CF452F">
        <w:t xml:space="preserve"> </w:t>
      </w:r>
    </w:p>
    <w:p w14:paraId="0FF6EACD" w14:textId="77777777" w:rsidR="00CF452F" w:rsidRPr="00CF452F" w:rsidRDefault="00CF452F" w:rsidP="00CF452F">
      <w:pPr>
        <w:pStyle w:val="BodyText"/>
      </w:pPr>
      <w:r w:rsidRPr="00CF452F">
        <w:t xml:space="preserve">Environmental conditions in the </w:t>
      </w:r>
      <w:proofErr w:type="spellStart"/>
      <w:r w:rsidRPr="00CF452F">
        <w:t>sGSL</w:t>
      </w:r>
      <w:proofErr w:type="spellEnd"/>
      <w:r w:rsidRPr="00CF452F">
        <w:t xml:space="preserve"> vary annually and these changes can affect a number of life history processes including molting and growth, reproduction, and larval development. Warming of the deep water of the Laurentian Channel may influence bottom temperatures in adjacent areas and the impacts on the snow crab population remain uncertain. Snow crab in the peripheral areas of the </w:t>
      </w:r>
      <w:proofErr w:type="spellStart"/>
      <w:r w:rsidRPr="00CF452F">
        <w:t>sGSL</w:t>
      </w:r>
      <w:proofErr w:type="spellEnd"/>
      <w:r w:rsidRPr="00CF452F">
        <w:t xml:space="preserve"> adjacent to the slope of the Laurentian Channel and the troughs along western Cape Breton Island would be particularly susceptible to these warming trends.</w:t>
      </w:r>
    </w:p>
    <w:p w14:paraId="7252CA4D" w14:textId="77777777" w:rsidR="006012C6" w:rsidRPr="00481EB6" w:rsidRDefault="00982EA7" w:rsidP="002A0014">
      <w:pPr>
        <w:pStyle w:val="Heading2"/>
        <w:rPr>
          <w:lang w:val="fr-CA"/>
        </w:rPr>
      </w:pPr>
      <w:r w:rsidRPr="00481EB6">
        <w:rPr>
          <w:lang w:val="fr-CA"/>
        </w:rPr>
        <w:t>CONCLUSIONS AND ADVICE</w:t>
      </w:r>
    </w:p>
    <w:p w14:paraId="45B0F300" w14:textId="77777777" w:rsidR="00766BF2" w:rsidRPr="00481EB6" w:rsidRDefault="00766BF2" w:rsidP="00BC20E3">
      <w:pPr>
        <w:jc w:val="center"/>
        <w:rPr>
          <w:lang w:val="fr-CA"/>
        </w:rPr>
      </w:pPr>
    </w:p>
    <w:p w14:paraId="7F15F7AB" w14:textId="49F715FA" w:rsidR="00766BF2" w:rsidRPr="00481EB6" w:rsidRDefault="00481EB6" w:rsidP="00481EB6">
      <w:pPr>
        <w:rPr>
          <w:lang w:val="fr-CA"/>
        </w:rPr>
      </w:pPr>
      <w:r w:rsidRPr="00481EB6">
        <w:rPr>
          <w:lang w:val="fr-CA"/>
        </w:rPr>
        <w:t xml:space="preserve">Options discutées pour remédier au biais </w:t>
      </w:r>
      <w:proofErr w:type="spellStart"/>
      <w:r w:rsidRPr="00481EB6">
        <w:rPr>
          <w:lang w:val="fr-CA"/>
        </w:rPr>
        <w:t>potential</w:t>
      </w:r>
      <w:proofErr w:type="spellEnd"/>
    </w:p>
    <w:p w14:paraId="34B562C9" w14:textId="65526B80" w:rsidR="00481EB6" w:rsidRDefault="00481EB6" w:rsidP="00481EB6">
      <w:pPr>
        <w:rPr>
          <w:lang w:val="fr-CA"/>
        </w:rPr>
      </w:pPr>
      <w:r>
        <w:rPr>
          <w:lang w:val="fr-CA"/>
        </w:rPr>
        <w:t>Retour sur « inaction » en 2019 croyant avoir résolu le biais</w:t>
      </w:r>
    </w:p>
    <w:p w14:paraId="02FB4982" w14:textId="53CB17FA" w:rsidR="00481EB6" w:rsidRDefault="00481EB6" w:rsidP="00481EB6">
      <w:pPr>
        <w:rPr>
          <w:lang w:val="fr-CA"/>
        </w:rPr>
      </w:pPr>
      <w:r>
        <w:rPr>
          <w:lang w:val="fr-CA"/>
        </w:rPr>
        <w:t xml:space="preserve">Conséquences (court et long terme) possibles si </w:t>
      </w:r>
      <w:proofErr w:type="spellStart"/>
      <w:r>
        <w:rPr>
          <w:lang w:val="fr-CA"/>
        </w:rPr>
        <w:t>status</w:t>
      </w:r>
      <w:proofErr w:type="spellEnd"/>
      <w:r>
        <w:rPr>
          <w:lang w:val="fr-CA"/>
        </w:rPr>
        <w:t xml:space="preserve"> quo</w:t>
      </w:r>
    </w:p>
    <w:p w14:paraId="3163C164" w14:textId="60BE41CC" w:rsidR="00481EB6" w:rsidRDefault="00481EB6" w:rsidP="00481EB6">
      <w:pPr>
        <w:rPr>
          <w:lang w:val="fr-CA"/>
        </w:rPr>
      </w:pPr>
      <w:r>
        <w:rPr>
          <w:lang w:val="fr-CA"/>
        </w:rPr>
        <w:t>Analyse de risque selon différents biais possibles</w:t>
      </w:r>
    </w:p>
    <w:tbl>
      <w:tblPr>
        <w:tblW w:w="8630" w:type="dxa"/>
        <w:jc w:val="center"/>
        <w:tblCellMar>
          <w:left w:w="0" w:type="dxa"/>
          <w:right w:w="0" w:type="dxa"/>
        </w:tblCellMar>
        <w:tblLook w:val="0420" w:firstRow="1" w:lastRow="0" w:firstColumn="0" w:lastColumn="0" w:noHBand="0" w:noVBand="1"/>
      </w:tblPr>
      <w:tblGrid>
        <w:gridCol w:w="1790"/>
        <w:gridCol w:w="1703"/>
        <w:gridCol w:w="1528"/>
        <w:gridCol w:w="1629"/>
        <w:gridCol w:w="1980"/>
      </w:tblGrid>
      <w:tr w:rsidR="009639C9" w:rsidRPr="00D57A61" w14:paraId="177B1EAE" w14:textId="77777777" w:rsidTr="00FC7BCE">
        <w:trPr>
          <w:trHeight w:val="584"/>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DD85DD8" w14:textId="77777777" w:rsidR="009639C9" w:rsidRPr="002108B9" w:rsidRDefault="009639C9" w:rsidP="00FC7BCE">
            <w:pPr>
              <w:jc w:val="center"/>
              <w:rPr>
                <w:rFonts w:cs="Arial"/>
                <w:szCs w:val="36"/>
                <w:lang w:eastAsia="fr-CA"/>
              </w:rPr>
            </w:pPr>
            <w:r w:rsidRPr="002108B9">
              <w:rPr>
                <w:rFonts w:ascii="Calibri" w:hAnsi="Calibri" w:cs="Calibri"/>
                <w:color w:val="000000"/>
                <w:kern w:val="24"/>
                <w:szCs w:val="36"/>
                <w:lang w:eastAsia="fr-CA"/>
              </w:rPr>
              <w:t>Bias on the commercial biomass estimate</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0950414" w14:textId="77777777" w:rsidR="009639C9" w:rsidRPr="00D57A61" w:rsidRDefault="009639C9" w:rsidP="00FC7BCE">
            <w:pPr>
              <w:jc w:val="center"/>
              <w:rPr>
                <w:rFonts w:ascii="Calibri" w:hAnsi="Calibri" w:cs="Calibri"/>
                <w:color w:val="000000"/>
                <w:kern w:val="24"/>
                <w:szCs w:val="36"/>
                <w:lang w:eastAsia="fr-CA"/>
              </w:rPr>
            </w:pPr>
            <w:r>
              <w:rPr>
                <w:rFonts w:ascii="Calibri" w:hAnsi="Calibri" w:cs="Calibri"/>
                <w:color w:val="000000"/>
                <w:kern w:val="24"/>
                <w:szCs w:val="36"/>
                <w:lang w:eastAsia="fr-CA"/>
              </w:rPr>
              <w:t>B</w:t>
            </w:r>
            <w:r w:rsidRPr="00D57A61">
              <w:rPr>
                <w:rFonts w:ascii="Calibri" w:hAnsi="Calibri" w:cs="Calibri"/>
                <w:color w:val="000000"/>
                <w:kern w:val="24"/>
                <w:szCs w:val="36"/>
                <w:lang w:eastAsia="fr-CA"/>
              </w:rPr>
              <w:t xml:space="preserve">iomass </w:t>
            </w:r>
            <w:r>
              <w:rPr>
                <w:rFonts w:ascii="Calibri" w:hAnsi="Calibri" w:cs="Calibri"/>
                <w:color w:val="000000"/>
                <w:kern w:val="24"/>
                <w:szCs w:val="36"/>
                <w:lang w:eastAsia="fr-CA"/>
              </w:rPr>
              <w:t xml:space="preserve">estimate </w:t>
            </w:r>
            <w:r w:rsidRPr="00D57A61">
              <w:rPr>
                <w:rFonts w:ascii="Calibri" w:hAnsi="Calibri" w:cs="Calibri"/>
                <w:color w:val="000000"/>
                <w:kern w:val="24"/>
                <w:szCs w:val="36"/>
                <w:lang w:eastAsia="fr-CA"/>
              </w:rPr>
              <w:t>(t)</w:t>
            </w:r>
          </w:p>
          <w:p w14:paraId="4FCA6096" w14:textId="77777777" w:rsidR="009639C9" w:rsidRPr="009F60EF" w:rsidRDefault="009639C9" w:rsidP="00FC7BCE">
            <w:pPr>
              <w:jc w:val="center"/>
              <w:rPr>
                <w:rFonts w:cs="Arial"/>
                <w:szCs w:val="36"/>
                <w:lang w:eastAsia="fr-CA"/>
              </w:rPr>
            </w:pPr>
            <w:r w:rsidRPr="00D57A61">
              <w:rPr>
                <w:rFonts w:ascii="Calibri" w:hAnsi="Calibri" w:cs="Calibri"/>
                <w:color w:val="000000"/>
                <w:kern w:val="24"/>
                <w:szCs w:val="36"/>
                <w:lang w:eastAsia="fr-CA"/>
              </w:rPr>
              <w:t>(corrected for bias)</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1E834DC" w14:textId="77777777" w:rsidR="009639C9" w:rsidRPr="009F60EF" w:rsidRDefault="009639C9" w:rsidP="00FC7BCE">
            <w:pPr>
              <w:jc w:val="center"/>
              <w:rPr>
                <w:rFonts w:cs="Arial"/>
                <w:szCs w:val="36"/>
                <w:lang w:val="fr-CA" w:eastAsia="fr-CA"/>
              </w:rPr>
            </w:pPr>
            <w:proofErr w:type="spellStart"/>
            <w:r>
              <w:rPr>
                <w:rFonts w:ascii="Calibri" w:hAnsi="Calibri" w:cs="Calibri"/>
                <w:color w:val="000000"/>
                <w:kern w:val="24"/>
                <w:szCs w:val="36"/>
                <w:lang w:val="fr-CA" w:eastAsia="fr-CA"/>
              </w:rPr>
              <w:t>Residual</w:t>
            </w:r>
            <w:proofErr w:type="spellEnd"/>
            <w:r>
              <w:rPr>
                <w:rFonts w:ascii="Calibri" w:hAnsi="Calibri" w:cs="Calibri"/>
                <w:color w:val="000000"/>
                <w:kern w:val="24"/>
                <w:szCs w:val="36"/>
                <w:lang w:val="fr-CA" w:eastAsia="fr-CA"/>
              </w:rPr>
              <w:t xml:space="preserve"> </w:t>
            </w:r>
            <w:proofErr w:type="spellStart"/>
            <w:r>
              <w:rPr>
                <w:rFonts w:ascii="Calibri" w:hAnsi="Calibri" w:cs="Calibri"/>
                <w:color w:val="000000"/>
                <w:kern w:val="24"/>
                <w:szCs w:val="36"/>
                <w:lang w:val="fr-CA" w:eastAsia="fr-CA"/>
              </w:rPr>
              <w:t>biomass</w:t>
            </w:r>
            <w:proofErr w:type="spellEnd"/>
            <w:r>
              <w:rPr>
                <w:rFonts w:ascii="Calibri" w:hAnsi="Calibri" w:cs="Calibri"/>
                <w:color w:val="000000"/>
                <w:kern w:val="24"/>
                <w:szCs w:val="36"/>
                <w:lang w:val="fr-CA" w:eastAsia="fr-CA"/>
              </w:rPr>
              <w:t xml:space="preserve"> </w:t>
            </w:r>
            <w:r>
              <w:rPr>
                <w:rFonts w:ascii="Calibri" w:hAnsi="Calibri" w:cs="Calibri"/>
                <w:color w:val="000000"/>
                <w:kern w:val="24"/>
                <w:szCs w:val="36"/>
                <w:lang w:eastAsia="fr-CA"/>
              </w:rPr>
              <w:t xml:space="preserve">&lt; </w:t>
            </w:r>
            <w:r w:rsidRPr="009F60EF">
              <w:rPr>
                <w:rFonts w:ascii="Calibri" w:hAnsi="Calibri" w:cs="Calibri"/>
                <w:color w:val="000000"/>
                <w:kern w:val="24"/>
                <w:szCs w:val="36"/>
                <w:lang w:val="fr-CA" w:eastAsia="fr-CA"/>
              </w:rPr>
              <w:t xml:space="preserve">B </w:t>
            </w:r>
            <w:proofErr w:type="spellStart"/>
            <w:r w:rsidRPr="009F60EF">
              <w:rPr>
                <w:rFonts w:ascii="Calibri" w:hAnsi="Calibri" w:cs="Calibri"/>
                <w:color w:val="000000"/>
                <w:kern w:val="24"/>
                <w:szCs w:val="36"/>
                <w:lang w:val="fr-CA" w:eastAsia="fr-CA"/>
              </w:rPr>
              <w:t>lim</w:t>
            </w:r>
            <w:proofErr w:type="spellEnd"/>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44091A5" w14:textId="77777777" w:rsidR="009639C9" w:rsidRPr="009F60EF" w:rsidRDefault="009639C9" w:rsidP="00FC7BCE">
            <w:pPr>
              <w:jc w:val="center"/>
              <w:rPr>
                <w:rFonts w:cs="Arial"/>
                <w:szCs w:val="36"/>
                <w:lang w:val="fr-CA" w:eastAsia="fr-CA"/>
              </w:rPr>
            </w:pPr>
            <w:r>
              <w:rPr>
                <w:rFonts w:ascii="Calibri" w:hAnsi="Calibri" w:cs="Calibri"/>
                <w:color w:val="000000"/>
                <w:kern w:val="24"/>
                <w:szCs w:val="36"/>
                <w:lang w:val="fr-CA" w:eastAsia="fr-CA"/>
              </w:rPr>
              <w:t xml:space="preserve">Commercial </w:t>
            </w:r>
            <w:proofErr w:type="spellStart"/>
            <w:r>
              <w:rPr>
                <w:rFonts w:ascii="Calibri" w:hAnsi="Calibri" w:cs="Calibri"/>
                <w:color w:val="000000"/>
                <w:kern w:val="24"/>
                <w:szCs w:val="36"/>
                <w:lang w:val="fr-CA" w:eastAsia="fr-CA"/>
              </w:rPr>
              <w:t>biomass</w:t>
            </w:r>
            <w:proofErr w:type="spellEnd"/>
            <w:r>
              <w:rPr>
                <w:rFonts w:ascii="Calibri" w:hAnsi="Calibri" w:cs="Calibri"/>
                <w:color w:val="000000"/>
                <w:kern w:val="24"/>
                <w:szCs w:val="36"/>
                <w:lang w:val="fr-CA" w:eastAsia="fr-CA"/>
              </w:rPr>
              <w:t xml:space="preserve">            &lt; B USR</w:t>
            </w:r>
          </w:p>
          <w:p w14:paraId="1C2049D9" w14:textId="77777777" w:rsidR="009639C9" w:rsidRPr="009F60EF" w:rsidRDefault="009639C9" w:rsidP="00FC7BCE">
            <w:pPr>
              <w:jc w:val="center"/>
              <w:rPr>
                <w:rFonts w:cs="Arial"/>
                <w:szCs w:val="36"/>
                <w:lang w:val="fr-CA" w:eastAsia="fr-CA"/>
              </w:rPr>
            </w:pPr>
          </w:p>
        </w:tc>
        <w:tc>
          <w:tcPr>
            <w:tcW w:w="198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DBDDAAF" w14:textId="77777777" w:rsidR="009639C9" w:rsidRPr="006E3D38" w:rsidRDefault="009639C9" w:rsidP="00FC7BCE">
            <w:pPr>
              <w:jc w:val="center"/>
              <w:rPr>
                <w:rFonts w:cstheme="minorHAnsi"/>
                <w:color w:val="000000"/>
                <w:kern w:val="24"/>
                <w:szCs w:val="36"/>
                <w:lang w:eastAsia="fr-CA"/>
              </w:rPr>
            </w:pPr>
            <w:r w:rsidRPr="006E3D38">
              <w:rPr>
                <w:rStyle w:val="normaltextrun"/>
                <w:rFonts w:cstheme="minorHAnsi"/>
                <w:iCs/>
                <w:color w:val="000000"/>
                <w:shd w:val="clear" w:color="auto" w:fill="FFFFFF"/>
              </w:rPr>
              <w:t>Exploitation rate (%)</w:t>
            </w:r>
            <w:r w:rsidRPr="006E3D38">
              <w:rPr>
                <w:rStyle w:val="scxw156529164"/>
                <w:rFonts w:cstheme="minorHAnsi"/>
                <w:color w:val="000000"/>
                <w:shd w:val="clear" w:color="auto" w:fill="FFFFFF"/>
              </w:rPr>
              <w:t> </w:t>
            </w:r>
            <w:r w:rsidRPr="006E3D38">
              <w:rPr>
                <w:rFonts w:cstheme="minorHAnsi"/>
                <w:color w:val="000000"/>
                <w:shd w:val="clear" w:color="auto" w:fill="FFFFFF"/>
              </w:rPr>
              <w:br/>
            </w:r>
            <w:r w:rsidRPr="006E3D38">
              <w:rPr>
                <w:rStyle w:val="normaltextrun"/>
                <w:rFonts w:cstheme="minorHAnsi"/>
                <w:iCs/>
                <w:color w:val="000000"/>
                <w:shd w:val="clear" w:color="auto" w:fill="FFFFFF"/>
              </w:rPr>
              <w:t>assuming TAC of 31,410 t</w:t>
            </w:r>
          </w:p>
        </w:tc>
      </w:tr>
      <w:tr w:rsidR="009639C9" w:rsidRPr="00A56664" w14:paraId="04B349A3"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954A80A"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0%</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FBF75A0"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77,748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1F106DD8"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452AE8A"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02FED162"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40.4%</w:t>
            </w:r>
          </w:p>
        </w:tc>
      </w:tr>
      <w:tr w:rsidR="009639C9" w:rsidRPr="00A56664" w14:paraId="2D4F82D5"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D1CAC0F"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5%</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001B4FA"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73,861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C8896FC"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0.7%</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7F153C47"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6CB66BB9"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42.5%</w:t>
            </w:r>
          </w:p>
        </w:tc>
      </w:tr>
      <w:tr w:rsidR="009639C9" w:rsidRPr="00A56664" w14:paraId="700950EB"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5AEB23"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10%</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FB7BAC"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69,973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C46D25"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w:t>
            </w:r>
            <w:r>
              <w:rPr>
                <w:rFonts w:cstheme="minorHAnsi"/>
                <w:szCs w:val="36"/>
                <w:lang w:val="fr-CA" w:eastAsia="fr-CA"/>
              </w:rPr>
              <w:t>2</w:t>
            </w:r>
            <w:r w:rsidRPr="00203A5D">
              <w:rPr>
                <w:rFonts w:cstheme="minorHAnsi"/>
                <w:szCs w:val="36"/>
                <w:lang w:val="fr-CA" w:eastAsia="fr-CA"/>
              </w:rPr>
              <w:t>%</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9C015A"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17ECBC87"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44.9%</w:t>
            </w:r>
          </w:p>
        </w:tc>
      </w:tr>
      <w:tr w:rsidR="009639C9" w:rsidRPr="00A56664" w14:paraId="473C14C9"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724B52"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15%</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BC05DAF"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66,086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DD6D4B3"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17.</w:t>
            </w:r>
            <w:r>
              <w:rPr>
                <w:rFonts w:cstheme="minorHAnsi"/>
                <w:color w:val="000000"/>
                <w:kern w:val="24"/>
                <w:szCs w:val="36"/>
                <w:lang w:val="fr-CA" w:eastAsia="fr-CA"/>
              </w:rPr>
              <w:t>4</w:t>
            </w:r>
            <w:r w:rsidRPr="00203A5D">
              <w:rPr>
                <w:rFonts w:cstheme="minorHAnsi"/>
                <w:color w:val="000000"/>
                <w:kern w:val="24"/>
                <w:szCs w:val="36"/>
                <w:lang w:val="fr-CA" w:eastAsia="fr-CA"/>
              </w:rPr>
              <w:t>%</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AA8D81"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0.1%</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7B03435C"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47.5%</w:t>
            </w:r>
          </w:p>
        </w:tc>
      </w:tr>
      <w:tr w:rsidR="009639C9" w:rsidRPr="00A56664" w14:paraId="3FF1A21D"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6F6404E"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20%</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0DCFA6"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62,198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CE3C893"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w:t>
            </w:r>
            <w:r>
              <w:rPr>
                <w:rFonts w:cstheme="minorHAnsi"/>
                <w:szCs w:val="36"/>
                <w:lang w:val="fr-CA" w:eastAsia="fr-CA"/>
              </w:rPr>
              <w:t>4.8</w:t>
            </w:r>
            <w:r w:rsidRPr="00203A5D">
              <w:rPr>
                <w:rFonts w:cstheme="minorHAnsi"/>
                <w:szCs w:val="36"/>
                <w:lang w:val="fr-CA" w:eastAsia="fr-CA"/>
              </w:rPr>
              <w:t>%</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92B539"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0.4%</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1C3F356F"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50.5%</w:t>
            </w:r>
          </w:p>
        </w:tc>
      </w:tr>
    </w:tbl>
    <w:p w14:paraId="7DEF1CE0" w14:textId="77777777" w:rsidR="00481EB6" w:rsidRDefault="00481EB6" w:rsidP="00481EB6">
      <w:pPr>
        <w:rPr>
          <w:lang w:val="fr-CA"/>
        </w:rPr>
      </w:pPr>
    </w:p>
    <w:p w14:paraId="027B4FDF" w14:textId="67C8EEB8" w:rsidR="00481EB6" w:rsidRPr="00481EB6" w:rsidRDefault="00481EB6" w:rsidP="00481EB6">
      <w:pPr>
        <w:rPr>
          <w:lang w:val="fr-CA"/>
        </w:rPr>
      </w:pPr>
      <w:r>
        <w:rPr>
          <w:lang w:val="fr-CA"/>
        </w:rPr>
        <w:lastRenderedPageBreak/>
        <w:t>Mesures correctives et prochaines étapes</w:t>
      </w:r>
    </w:p>
    <w:p w14:paraId="37D2570C" w14:textId="77777777" w:rsidR="00766BF2" w:rsidRPr="00481EB6" w:rsidRDefault="00766BF2" w:rsidP="00BC20E3">
      <w:pPr>
        <w:jc w:val="center"/>
        <w:rPr>
          <w:lang w:val="fr-CA"/>
        </w:rPr>
      </w:pPr>
    </w:p>
    <w:p w14:paraId="4E8AFA8C" w14:textId="77777777" w:rsidR="00766BF2" w:rsidRPr="00481EB6" w:rsidRDefault="00766BF2" w:rsidP="00BC20E3">
      <w:pPr>
        <w:jc w:val="center"/>
        <w:rPr>
          <w:lang w:val="fr-CA"/>
        </w:rPr>
      </w:pPr>
    </w:p>
    <w:p w14:paraId="279CC3B0" w14:textId="06D9046A" w:rsidR="00BC20E3" w:rsidRPr="00766BF2" w:rsidRDefault="00247252" w:rsidP="00BC20E3">
      <w:pPr>
        <w:jc w:val="center"/>
        <w:rPr>
          <w:highlight w:val="yellow"/>
        </w:rPr>
      </w:pPr>
      <w:r w:rsidRPr="00766BF2">
        <w:rPr>
          <w:noProof/>
          <w:highlight w:val="yellow"/>
        </w:rPr>
        <w:drawing>
          <wp:inline distT="0" distB="0" distL="0" distR="0" wp14:anchorId="3C4647D1" wp14:editId="37B9E7CD">
            <wp:extent cx="4851400" cy="3100073"/>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353" cy="3113462"/>
                    </a:xfrm>
                    <a:prstGeom prst="rect">
                      <a:avLst/>
                    </a:prstGeom>
                    <a:noFill/>
                  </pic:spPr>
                </pic:pic>
              </a:graphicData>
            </a:graphic>
          </wp:inline>
        </w:drawing>
      </w:r>
    </w:p>
    <w:p w14:paraId="440BF714" w14:textId="5B38BC7E" w:rsidR="00BC20E3" w:rsidRPr="00766BF2" w:rsidRDefault="00BC20E3" w:rsidP="00BC20E3">
      <w:pPr>
        <w:pStyle w:val="Caption-Figure"/>
        <w:rPr>
          <w:highlight w:val="yellow"/>
        </w:rPr>
      </w:pPr>
      <w:r w:rsidRPr="00766BF2">
        <w:rPr>
          <w:highlight w:val="yellow"/>
        </w:rPr>
        <w:t>Figure 1</w:t>
      </w:r>
      <w:r w:rsidR="00B54BAE" w:rsidRPr="00766BF2">
        <w:rPr>
          <w:highlight w:val="yellow"/>
        </w:rPr>
        <w:t>4</w:t>
      </w:r>
      <w:r w:rsidRPr="00766BF2">
        <w:rPr>
          <w:highlight w:val="yellow"/>
        </w:rPr>
        <w:t>. Trajectory of stock abundance (biomass of commercial-sized adult male crabs as estimated from the trawl survey in the year before the fishery) versus exploitation rate in the fishery year for snow crab from the southern Gulf of St. Lawrence. Year of the fishery is labeled on the figure. Error bars are 95% confidence intervals. Circle symbols are biomass and exploitation rate levels used to define the reference points. The squares are the years when the reference points were used within the PA to decide on the fishery quota. The biomass</w:t>
      </w:r>
      <w:r w:rsidR="00B54BAE" w:rsidRPr="00766BF2">
        <w:rPr>
          <w:highlight w:val="yellow"/>
        </w:rPr>
        <w:t xml:space="preserve"> estimate available for the 2021</w:t>
      </w:r>
      <w:r w:rsidRPr="00766BF2">
        <w:rPr>
          <w:highlight w:val="yellow"/>
        </w:rPr>
        <w:t xml:space="preserve"> fishery (with 95% confidence interval) is also shown.</w:t>
      </w:r>
    </w:p>
    <w:p w14:paraId="1A128BD4" w14:textId="4F439F47" w:rsidR="00BC20E3" w:rsidRPr="00766BF2" w:rsidRDefault="00247252" w:rsidP="00BC20E3">
      <w:pPr>
        <w:jc w:val="center"/>
        <w:rPr>
          <w:highlight w:val="yellow"/>
        </w:rPr>
      </w:pPr>
      <w:r w:rsidRPr="00766BF2">
        <w:rPr>
          <w:noProof/>
          <w:highlight w:val="yellow"/>
        </w:rPr>
        <w:drawing>
          <wp:inline distT="0" distB="0" distL="0" distR="0" wp14:anchorId="7A27A198" wp14:editId="581EEDF6">
            <wp:extent cx="5165536" cy="324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442" r="-1562"/>
                    <a:stretch/>
                  </pic:blipFill>
                  <pic:spPr bwMode="auto">
                    <a:xfrm>
                      <a:off x="0" y="0"/>
                      <a:ext cx="5243375" cy="3293746"/>
                    </a:xfrm>
                    <a:prstGeom prst="rect">
                      <a:avLst/>
                    </a:prstGeom>
                    <a:noFill/>
                    <a:ln>
                      <a:noFill/>
                    </a:ln>
                    <a:extLst>
                      <a:ext uri="{53640926-AAD7-44D8-BBD7-CCE9431645EC}">
                        <a14:shadowObscured xmlns:a14="http://schemas.microsoft.com/office/drawing/2010/main"/>
                      </a:ext>
                    </a:extLst>
                  </pic:spPr>
                </pic:pic>
              </a:graphicData>
            </a:graphic>
          </wp:inline>
        </w:drawing>
      </w:r>
    </w:p>
    <w:p w14:paraId="548AFFCF" w14:textId="3A42D764" w:rsidR="00BC20E3" w:rsidRPr="0047195C" w:rsidRDefault="00BC20E3" w:rsidP="00BC20E3">
      <w:pPr>
        <w:pStyle w:val="Caption-Figure"/>
      </w:pPr>
      <w:r w:rsidRPr="00766BF2">
        <w:rPr>
          <w:highlight w:val="yellow"/>
        </w:rPr>
        <w:lastRenderedPageBreak/>
        <w:t>Figure 1</w:t>
      </w:r>
      <w:r w:rsidR="00B54BAE" w:rsidRPr="00766BF2">
        <w:rPr>
          <w:highlight w:val="yellow"/>
        </w:rPr>
        <w:t>5</w:t>
      </w:r>
      <w:r w:rsidRPr="00766BF2">
        <w:rPr>
          <w:highlight w:val="yellow"/>
        </w:rPr>
        <w:t xml:space="preserve">. Harvest decision rule (solid black line; proportional variant 4; DFO 2014b) for the southern Gulf of St. Lawrence snow crab fishery and corresponding </w:t>
      </w:r>
      <w:r w:rsidR="00B54BAE" w:rsidRPr="00766BF2">
        <w:rPr>
          <w:highlight w:val="yellow"/>
        </w:rPr>
        <w:t>exploitation rate (0.404</w:t>
      </w:r>
      <w:r w:rsidRPr="00766BF2">
        <w:rPr>
          <w:highlight w:val="yellow"/>
        </w:rPr>
        <w:t xml:space="preserve">) </w:t>
      </w:r>
      <w:r w:rsidR="00B54BAE" w:rsidRPr="00766BF2">
        <w:rPr>
          <w:highlight w:val="yellow"/>
        </w:rPr>
        <w:t>for the 2021</w:t>
      </w:r>
      <w:r w:rsidRPr="00766BF2">
        <w:rPr>
          <w:highlight w:val="yellow"/>
        </w:rPr>
        <w:t xml:space="preserve"> fishery resulting from the commercial biomass estimate of </w:t>
      </w:r>
      <w:r w:rsidR="00B54BAE" w:rsidRPr="00766BF2">
        <w:rPr>
          <w:highlight w:val="yellow"/>
        </w:rPr>
        <w:t>77,748</w:t>
      </w:r>
      <w:r w:rsidRPr="00766BF2">
        <w:rPr>
          <w:highlight w:val="yellow"/>
        </w:rPr>
        <w:t xml:space="preserve"> (dashed-dotted line).</w:t>
      </w:r>
    </w:p>
    <w:tbl>
      <w:tblPr>
        <w:tblW w:w="7785" w:type="dxa"/>
        <w:jc w:val="center"/>
        <w:tblLook w:val="0000" w:firstRow="0" w:lastRow="0" w:firstColumn="0" w:lastColumn="0" w:noHBand="0" w:noVBand="0"/>
      </w:tblPr>
      <w:tblGrid>
        <w:gridCol w:w="2336"/>
        <w:gridCol w:w="1362"/>
        <w:gridCol w:w="1220"/>
        <w:gridCol w:w="2867"/>
      </w:tblGrid>
      <w:tr w:rsidR="001D5686" w:rsidRPr="00766BF2" w14:paraId="5DB357FC" w14:textId="77777777" w:rsidTr="002D74A1">
        <w:trPr>
          <w:trHeight w:val="255"/>
          <w:jc w:val="center"/>
        </w:trPr>
        <w:tc>
          <w:tcPr>
            <w:tcW w:w="2336" w:type="dxa"/>
            <w:shd w:val="clear" w:color="auto" w:fill="auto"/>
            <w:noWrap/>
            <w:vAlign w:val="bottom"/>
          </w:tcPr>
          <w:p w14:paraId="2E751170" w14:textId="30F5257C" w:rsidR="001D5686" w:rsidRPr="00766BF2" w:rsidRDefault="001D5686" w:rsidP="002D74A1">
            <w:pPr>
              <w:jc w:val="center"/>
              <w:rPr>
                <w:rFonts w:cs="Arial"/>
                <w:sz w:val="20"/>
                <w:highlight w:val="yellow"/>
                <w:lang w:val="en-CA" w:eastAsia="en-CA"/>
              </w:rPr>
            </w:pPr>
            <w:r w:rsidRPr="00766BF2">
              <w:rPr>
                <w:rFonts w:cs="Arial"/>
                <w:sz w:val="20"/>
                <w:highlight w:val="yellow"/>
                <w:lang w:val="en-CA" w:eastAsia="en-CA"/>
              </w:rPr>
              <w:t>41,730</w:t>
            </w:r>
          </w:p>
        </w:tc>
        <w:tc>
          <w:tcPr>
            <w:tcW w:w="1362" w:type="dxa"/>
            <w:shd w:val="clear" w:color="auto" w:fill="auto"/>
            <w:noWrap/>
          </w:tcPr>
          <w:p w14:paraId="5C2ACC14" w14:textId="72C74408" w:rsidR="001D5686" w:rsidRPr="00766BF2" w:rsidRDefault="001D5686" w:rsidP="002D74A1">
            <w:pPr>
              <w:jc w:val="center"/>
              <w:rPr>
                <w:rFonts w:cs="Arial"/>
                <w:sz w:val="20"/>
                <w:highlight w:val="yellow"/>
              </w:rPr>
            </w:pPr>
            <w:r w:rsidRPr="00766BF2">
              <w:rPr>
                <w:rFonts w:cs="Arial"/>
                <w:sz w:val="20"/>
                <w:highlight w:val="yellow"/>
                <w:lang w:val="en-CA" w:eastAsia="en-CA"/>
              </w:rPr>
              <w:t>0.5</w:t>
            </w:r>
          </w:p>
        </w:tc>
        <w:tc>
          <w:tcPr>
            <w:tcW w:w="1220" w:type="dxa"/>
            <w:shd w:val="clear" w:color="auto" w:fill="auto"/>
            <w:noWrap/>
          </w:tcPr>
          <w:p w14:paraId="70E405A9" w14:textId="0099A456" w:rsidR="001D5686" w:rsidRPr="00766BF2" w:rsidRDefault="001D5686" w:rsidP="002D74A1">
            <w:pPr>
              <w:jc w:val="center"/>
              <w:rPr>
                <w:rFonts w:cs="Arial"/>
                <w:sz w:val="20"/>
                <w:highlight w:val="yellow"/>
              </w:rPr>
            </w:pPr>
            <w:r w:rsidRPr="00766BF2">
              <w:rPr>
                <w:rFonts w:cs="Arial"/>
                <w:sz w:val="20"/>
                <w:highlight w:val="yellow"/>
                <w:lang w:val="en-CA" w:eastAsia="en-CA"/>
              </w:rPr>
              <w:t>1</w:t>
            </w:r>
          </w:p>
        </w:tc>
        <w:tc>
          <w:tcPr>
            <w:tcW w:w="2867" w:type="dxa"/>
          </w:tcPr>
          <w:p w14:paraId="76BA21E5" w14:textId="2ACF42F4" w:rsidR="001D5686" w:rsidRPr="00766BF2" w:rsidRDefault="001D5686" w:rsidP="001D5686">
            <w:pPr>
              <w:jc w:val="center"/>
              <w:rPr>
                <w:rFonts w:cs="Arial"/>
                <w:sz w:val="20"/>
                <w:highlight w:val="yellow"/>
                <w:lang w:val="en-CA" w:eastAsia="en-CA"/>
              </w:rPr>
            </w:pPr>
            <w:r w:rsidRPr="00766BF2">
              <w:rPr>
                <w:rFonts w:cs="Arial"/>
                <w:sz w:val="20"/>
                <w:highlight w:val="yellow"/>
                <w:lang w:val="en-CA" w:eastAsia="en-CA"/>
              </w:rPr>
              <w:t>89,779 (57,680-122,010)</w:t>
            </w:r>
          </w:p>
        </w:tc>
      </w:tr>
      <w:tr w:rsidR="001D5686" w:rsidRPr="0047195C" w14:paraId="7155FFE6" w14:textId="77777777" w:rsidTr="004E0655">
        <w:trPr>
          <w:trHeight w:val="255"/>
          <w:jc w:val="center"/>
        </w:trPr>
        <w:tc>
          <w:tcPr>
            <w:tcW w:w="2336" w:type="dxa"/>
            <w:tcBorders>
              <w:bottom w:val="single" w:sz="12" w:space="0" w:color="auto"/>
            </w:tcBorders>
            <w:shd w:val="clear" w:color="auto" w:fill="auto"/>
            <w:noWrap/>
            <w:vAlign w:val="bottom"/>
          </w:tcPr>
          <w:p w14:paraId="444339E2" w14:textId="56EE73D4" w:rsidR="001D5686" w:rsidRPr="00766BF2" w:rsidRDefault="001D5686" w:rsidP="002D74A1">
            <w:pPr>
              <w:jc w:val="center"/>
              <w:rPr>
                <w:rFonts w:cs="Arial"/>
                <w:sz w:val="20"/>
                <w:highlight w:val="yellow"/>
                <w:lang w:val="en-CA" w:eastAsia="en-CA"/>
              </w:rPr>
            </w:pPr>
            <w:r w:rsidRPr="00766BF2">
              <w:rPr>
                <w:rFonts w:cs="Arial"/>
                <w:sz w:val="20"/>
                <w:highlight w:val="yellow"/>
                <w:lang w:val="en-CA" w:eastAsia="en-CA"/>
              </w:rPr>
              <w:t>90,230</w:t>
            </w:r>
          </w:p>
        </w:tc>
        <w:tc>
          <w:tcPr>
            <w:tcW w:w="1362" w:type="dxa"/>
            <w:tcBorders>
              <w:bottom w:val="single" w:sz="12" w:space="0" w:color="auto"/>
            </w:tcBorders>
            <w:shd w:val="clear" w:color="auto" w:fill="auto"/>
            <w:noWrap/>
            <w:vAlign w:val="bottom"/>
          </w:tcPr>
          <w:p w14:paraId="62107D0C" w14:textId="4555621F" w:rsidR="001D5686" w:rsidRPr="00766BF2" w:rsidRDefault="001D5686" w:rsidP="002D74A1">
            <w:pPr>
              <w:jc w:val="center"/>
              <w:rPr>
                <w:rFonts w:cs="Arial"/>
                <w:sz w:val="20"/>
                <w:highlight w:val="yellow"/>
              </w:rPr>
            </w:pPr>
            <w:r w:rsidRPr="00766BF2">
              <w:rPr>
                <w:rFonts w:cs="Arial"/>
                <w:sz w:val="20"/>
                <w:highlight w:val="yellow"/>
                <w:lang w:val="en-CA" w:eastAsia="en-CA"/>
              </w:rPr>
              <w:t>1</w:t>
            </w:r>
          </w:p>
        </w:tc>
        <w:tc>
          <w:tcPr>
            <w:tcW w:w="1220" w:type="dxa"/>
            <w:tcBorders>
              <w:bottom w:val="single" w:sz="12" w:space="0" w:color="auto"/>
            </w:tcBorders>
            <w:shd w:val="clear" w:color="auto" w:fill="auto"/>
            <w:noWrap/>
            <w:vAlign w:val="bottom"/>
          </w:tcPr>
          <w:p w14:paraId="2D9A2F6B" w14:textId="20C68AD3" w:rsidR="001D5686" w:rsidRPr="00766BF2" w:rsidRDefault="001D5686" w:rsidP="002D74A1">
            <w:pPr>
              <w:jc w:val="center"/>
              <w:rPr>
                <w:rFonts w:cs="Arial"/>
                <w:sz w:val="20"/>
                <w:highlight w:val="yellow"/>
              </w:rPr>
            </w:pPr>
            <w:r w:rsidRPr="00766BF2">
              <w:rPr>
                <w:rFonts w:cs="Arial"/>
                <w:sz w:val="20"/>
                <w:highlight w:val="yellow"/>
                <w:lang w:val="en-CA" w:eastAsia="en-CA"/>
              </w:rPr>
              <w:t>0.5</w:t>
            </w:r>
          </w:p>
        </w:tc>
        <w:tc>
          <w:tcPr>
            <w:tcW w:w="2867" w:type="dxa"/>
            <w:tcBorders>
              <w:bottom w:val="single" w:sz="12" w:space="0" w:color="auto"/>
            </w:tcBorders>
          </w:tcPr>
          <w:p w14:paraId="0F19F198" w14:textId="3CFC283C" w:rsidR="001D5686" w:rsidRPr="0047195C" w:rsidRDefault="001D5686" w:rsidP="001D5686">
            <w:pPr>
              <w:jc w:val="center"/>
              <w:rPr>
                <w:rFonts w:cs="Arial"/>
                <w:sz w:val="20"/>
                <w:lang w:val="en-CA" w:eastAsia="en-CA"/>
              </w:rPr>
            </w:pPr>
            <w:r w:rsidRPr="00766BF2">
              <w:rPr>
                <w:rFonts w:cs="Arial"/>
                <w:sz w:val="20"/>
                <w:highlight w:val="yellow"/>
                <w:lang w:val="en-CA" w:eastAsia="en-CA"/>
              </w:rPr>
              <w:t>41,227 (22,657-73,508)</w:t>
            </w:r>
          </w:p>
        </w:tc>
      </w:tr>
      <w:tr w:rsidR="001D5686" w:rsidRPr="0047195C" w14:paraId="01B13EEF" w14:textId="77777777" w:rsidTr="002D74A1">
        <w:trPr>
          <w:trHeight w:val="255"/>
          <w:jc w:val="center"/>
        </w:trPr>
        <w:tc>
          <w:tcPr>
            <w:tcW w:w="2336" w:type="dxa"/>
            <w:tcBorders>
              <w:bottom w:val="single" w:sz="12" w:space="0" w:color="auto"/>
            </w:tcBorders>
            <w:shd w:val="clear" w:color="auto" w:fill="auto"/>
            <w:noWrap/>
            <w:vAlign w:val="bottom"/>
          </w:tcPr>
          <w:p w14:paraId="0B4716CA" w14:textId="49835628" w:rsidR="001D5686" w:rsidRPr="0047195C" w:rsidRDefault="001D5686" w:rsidP="002D74A1">
            <w:pPr>
              <w:jc w:val="center"/>
              <w:rPr>
                <w:rFonts w:cs="Arial"/>
                <w:sz w:val="20"/>
                <w:lang w:val="en-CA" w:eastAsia="en-CA"/>
              </w:rPr>
            </w:pPr>
          </w:p>
        </w:tc>
        <w:tc>
          <w:tcPr>
            <w:tcW w:w="1362" w:type="dxa"/>
            <w:tcBorders>
              <w:bottom w:val="single" w:sz="12" w:space="0" w:color="auto"/>
            </w:tcBorders>
            <w:shd w:val="clear" w:color="auto" w:fill="auto"/>
            <w:noWrap/>
            <w:vAlign w:val="bottom"/>
          </w:tcPr>
          <w:p w14:paraId="4141FD27" w14:textId="20C1E538" w:rsidR="001D5686" w:rsidRPr="0047195C" w:rsidRDefault="001D5686" w:rsidP="002D74A1">
            <w:pPr>
              <w:jc w:val="center"/>
              <w:rPr>
                <w:rFonts w:cs="Arial"/>
                <w:sz w:val="20"/>
                <w:lang w:val="en-CA" w:eastAsia="en-CA"/>
              </w:rPr>
            </w:pPr>
          </w:p>
        </w:tc>
        <w:tc>
          <w:tcPr>
            <w:tcW w:w="1220" w:type="dxa"/>
            <w:tcBorders>
              <w:bottom w:val="single" w:sz="12" w:space="0" w:color="auto"/>
            </w:tcBorders>
            <w:shd w:val="clear" w:color="auto" w:fill="auto"/>
            <w:noWrap/>
            <w:vAlign w:val="bottom"/>
          </w:tcPr>
          <w:p w14:paraId="1B999CBC" w14:textId="4C7ADECB" w:rsidR="001D5686" w:rsidRPr="0047195C" w:rsidRDefault="001D5686" w:rsidP="002D74A1">
            <w:pPr>
              <w:jc w:val="center"/>
              <w:rPr>
                <w:rFonts w:cs="Arial"/>
                <w:sz w:val="20"/>
                <w:lang w:val="en-CA" w:eastAsia="en-CA"/>
              </w:rPr>
            </w:pPr>
          </w:p>
        </w:tc>
        <w:tc>
          <w:tcPr>
            <w:tcW w:w="2867" w:type="dxa"/>
            <w:tcBorders>
              <w:bottom w:val="single" w:sz="12" w:space="0" w:color="auto"/>
            </w:tcBorders>
          </w:tcPr>
          <w:p w14:paraId="6F1E8A6C" w14:textId="0AF3F7EC" w:rsidR="001D5686" w:rsidRPr="0047195C" w:rsidRDefault="001D5686" w:rsidP="002D74A1">
            <w:pPr>
              <w:jc w:val="center"/>
              <w:rPr>
                <w:rFonts w:cs="Arial"/>
                <w:sz w:val="20"/>
                <w:lang w:val="en-CA" w:eastAsia="en-CA"/>
              </w:rPr>
            </w:pPr>
          </w:p>
        </w:tc>
      </w:tr>
    </w:tbl>
    <w:p w14:paraId="430A1995" w14:textId="77777777" w:rsidR="00C64F2A" w:rsidRDefault="00C64F2A">
      <w:pPr>
        <w:rPr>
          <w:i/>
        </w:rPr>
      </w:pPr>
    </w:p>
    <w:p w14:paraId="66EB23F6" w14:textId="77777777" w:rsidR="00C64F2A" w:rsidRDefault="00C64F2A">
      <w:pPr>
        <w:rPr>
          <w:i/>
        </w:rPr>
      </w:pPr>
    </w:p>
    <w:p w14:paraId="43555D1F" w14:textId="6ACB5AEF" w:rsidR="00AE5885" w:rsidRPr="00C64F2A" w:rsidRDefault="00C64F2A">
      <w:pPr>
        <w:rPr>
          <w:sz w:val="20"/>
        </w:rPr>
      </w:pPr>
      <w:r w:rsidRPr="00C64F2A">
        <w:t xml:space="preserve">The biomass of commercial-sized adult males is considered to be at a high level and in the healthy zone of the PA. There is a broad distribution of snow crab in the </w:t>
      </w:r>
      <w:proofErr w:type="spellStart"/>
      <w:r w:rsidRPr="00C64F2A">
        <w:t>sGSL</w:t>
      </w:r>
      <w:proofErr w:type="spellEnd"/>
      <w:r w:rsidRPr="00C64F2A">
        <w:t xml:space="preserve"> and continued positive signs of sustained recruitment and high female abundances.</w:t>
      </w:r>
      <w:r w:rsidR="00AE5885" w:rsidRPr="00C64F2A">
        <w:br w:type="page"/>
      </w:r>
    </w:p>
    <w:p w14:paraId="520576F3" w14:textId="62B474AF" w:rsidR="002A0014" w:rsidRPr="002A0014" w:rsidRDefault="002A0014" w:rsidP="002A0014">
      <w:pPr>
        <w:pStyle w:val="Heading2"/>
      </w:pPr>
      <w:r w:rsidRPr="002A0014">
        <w:lastRenderedPageBreak/>
        <w:t>LIST OF MEETING PARTICIPANTS</w:t>
      </w:r>
    </w:p>
    <w:tbl>
      <w:tblPr>
        <w:tblStyle w:val="TableGrid"/>
        <w:tblW w:w="0" w:type="auto"/>
        <w:tblLook w:val="04A0" w:firstRow="1" w:lastRow="0" w:firstColumn="1" w:lastColumn="0" w:noHBand="0" w:noVBand="1"/>
      </w:tblPr>
      <w:tblGrid>
        <w:gridCol w:w="2695"/>
        <w:gridCol w:w="5220"/>
      </w:tblGrid>
      <w:tr w:rsidR="002A0014" w14:paraId="58B116DE" w14:textId="77777777" w:rsidTr="00290B5C">
        <w:trPr>
          <w:cantSplit/>
          <w:tblHeader/>
        </w:trPr>
        <w:tc>
          <w:tcPr>
            <w:tcW w:w="2695" w:type="dxa"/>
          </w:tcPr>
          <w:p w14:paraId="79DB1981" w14:textId="77777777" w:rsidR="002A0014" w:rsidRPr="00B04920" w:rsidRDefault="002A0014" w:rsidP="00B04920">
            <w:pPr>
              <w:rPr>
                <w:rFonts w:cs="Arial"/>
                <w:sz w:val="20"/>
                <w:lang w:val="en-CA"/>
              </w:rPr>
            </w:pPr>
            <w:r w:rsidRPr="00B04920">
              <w:rPr>
                <w:rFonts w:cs="Arial"/>
                <w:sz w:val="20"/>
                <w:lang w:val="en-CA"/>
              </w:rPr>
              <w:t>Name</w:t>
            </w:r>
          </w:p>
        </w:tc>
        <w:tc>
          <w:tcPr>
            <w:tcW w:w="5220" w:type="dxa"/>
          </w:tcPr>
          <w:p w14:paraId="656E6F4F" w14:textId="77777777" w:rsidR="002A0014" w:rsidRPr="00B04920" w:rsidRDefault="002A0014" w:rsidP="00B04920">
            <w:pPr>
              <w:rPr>
                <w:rFonts w:cs="Arial"/>
                <w:sz w:val="20"/>
                <w:lang w:val="en-CA"/>
              </w:rPr>
            </w:pPr>
            <w:r w:rsidRPr="00B04920">
              <w:rPr>
                <w:rFonts w:cs="Arial"/>
                <w:sz w:val="20"/>
                <w:lang w:val="en-CA"/>
              </w:rPr>
              <w:t>Affiliation</w:t>
            </w:r>
          </w:p>
        </w:tc>
      </w:tr>
      <w:tr w:rsidR="00B04920" w:rsidRPr="009E7771" w14:paraId="120CF19D" w14:textId="77777777" w:rsidTr="00B04920">
        <w:tc>
          <w:tcPr>
            <w:tcW w:w="2695" w:type="dxa"/>
            <w:vAlign w:val="bottom"/>
          </w:tcPr>
          <w:p w14:paraId="1CC73571" w14:textId="1CE0F441" w:rsidR="00B04920" w:rsidRPr="00B04920" w:rsidRDefault="00B04920" w:rsidP="00B04920">
            <w:pPr>
              <w:rPr>
                <w:rFonts w:cs="Arial"/>
                <w:sz w:val="20"/>
                <w:lang w:val="en-CA"/>
              </w:rPr>
            </w:pPr>
          </w:p>
        </w:tc>
        <w:tc>
          <w:tcPr>
            <w:tcW w:w="5220" w:type="dxa"/>
            <w:tcBorders>
              <w:top w:val="single" w:sz="4" w:space="0" w:color="auto"/>
              <w:left w:val="single" w:sz="4" w:space="0" w:color="auto"/>
              <w:bottom w:val="single" w:sz="4" w:space="0" w:color="auto"/>
              <w:right w:val="single" w:sz="4" w:space="0" w:color="auto"/>
            </w:tcBorders>
            <w:shd w:val="clear" w:color="auto" w:fill="auto"/>
            <w:vAlign w:val="bottom"/>
          </w:tcPr>
          <w:p w14:paraId="2159EE05" w14:textId="06BD07CD" w:rsidR="00B04920" w:rsidRPr="00B04920" w:rsidRDefault="00B04920" w:rsidP="00B04920">
            <w:pPr>
              <w:rPr>
                <w:rFonts w:cs="Arial"/>
                <w:color w:val="000000" w:themeColor="text1"/>
                <w:sz w:val="20"/>
                <w:lang w:val="fr-CA"/>
              </w:rPr>
            </w:pPr>
          </w:p>
        </w:tc>
      </w:tr>
      <w:tr w:rsidR="00B04920" w:rsidRPr="007E6AB1" w14:paraId="01982894" w14:textId="77777777" w:rsidTr="00B04920">
        <w:tc>
          <w:tcPr>
            <w:tcW w:w="2695" w:type="dxa"/>
            <w:vAlign w:val="bottom"/>
          </w:tcPr>
          <w:p w14:paraId="159DC591" w14:textId="16E730C1" w:rsidR="00B04920" w:rsidRPr="00B04920" w:rsidRDefault="00B04920" w:rsidP="00B04920">
            <w:pPr>
              <w:rPr>
                <w:rFonts w:cs="Arial"/>
                <w:sz w:val="20"/>
                <w:lang w:val="fr-CA"/>
              </w:rPr>
            </w:pPr>
          </w:p>
        </w:tc>
        <w:tc>
          <w:tcPr>
            <w:tcW w:w="5220" w:type="dxa"/>
            <w:vAlign w:val="bottom"/>
          </w:tcPr>
          <w:p w14:paraId="60B1019F" w14:textId="7D072A1A" w:rsidR="00B04920" w:rsidRPr="00B04920" w:rsidRDefault="00B04920" w:rsidP="00B04920">
            <w:pPr>
              <w:rPr>
                <w:rFonts w:cs="Arial"/>
                <w:sz w:val="20"/>
                <w:lang w:val="en-CA"/>
              </w:rPr>
            </w:pPr>
          </w:p>
        </w:tc>
      </w:tr>
      <w:tr w:rsidR="00B04920" w:rsidRPr="007E6AB1" w14:paraId="42991D2E" w14:textId="77777777" w:rsidTr="00B04920">
        <w:tc>
          <w:tcPr>
            <w:tcW w:w="2695" w:type="dxa"/>
            <w:vAlign w:val="bottom"/>
          </w:tcPr>
          <w:p w14:paraId="455953E3" w14:textId="22E1CDBC" w:rsidR="00B04920" w:rsidRPr="00B04920" w:rsidRDefault="00B04920" w:rsidP="00B04920">
            <w:pPr>
              <w:rPr>
                <w:rFonts w:cs="Arial"/>
                <w:sz w:val="20"/>
                <w:lang w:val="en-CA"/>
              </w:rPr>
            </w:pPr>
          </w:p>
        </w:tc>
        <w:tc>
          <w:tcPr>
            <w:tcW w:w="5220" w:type="dxa"/>
            <w:vAlign w:val="bottom"/>
          </w:tcPr>
          <w:p w14:paraId="0EF4060F" w14:textId="3E461D60" w:rsidR="00B04920" w:rsidRPr="00B04920" w:rsidRDefault="00B04920" w:rsidP="00B04920">
            <w:pPr>
              <w:rPr>
                <w:rFonts w:cs="Arial"/>
                <w:sz w:val="20"/>
                <w:lang w:val="fr-CA"/>
              </w:rPr>
            </w:pPr>
          </w:p>
        </w:tc>
      </w:tr>
      <w:tr w:rsidR="00B04920" w:rsidRPr="007E6AB1" w14:paraId="5F535E17" w14:textId="77777777" w:rsidTr="00B04920">
        <w:tc>
          <w:tcPr>
            <w:tcW w:w="2695" w:type="dxa"/>
            <w:vAlign w:val="bottom"/>
          </w:tcPr>
          <w:p w14:paraId="07013C3D" w14:textId="160826DC" w:rsidR="00B04920" w:rsidRPr="00B04920" w:rsidRDefault="00B04920" w:rsidP="00B04920">
            <w:pPr>
              <w:rPr>
                <w:rFonts w:cs="Arial"/>
                <w:sz w:val="20"/>
                <w:lang w:val="fr-CA"/>
              </w:rPr>
            </w:pPr>
          </w:p>
        </w:tc>
        <w:tc>
          <w:tcPr>
            <w:tcW w:w="5220" w:type="dxa"/>
            <w:vAlign w:val="bottom"/>
          </w:tcPr>
          <w:p w14:paraId="5570B16C" w14:textId="4B9E6150" w:rsidR="00B04920" w:rsidRPr="00B04920" w:rsidRDefault="00B04920" w:rsidP="00B04920">
            <w:pPr>
              <w:rPr>
                <w:rFonts w:cs="Arial"/>
                <w:sz w:val="20"/>
                <w:lang w:val="en-CA"/>
              </w:rPr>
            </w:pPr>
          </w:p>
        </w:tc>
      </w:tr>
      <w:tr w:rsidR="00B04920" w:rsidRPr="00581DFF" w14:paraId="049B47AC" w14:textId="77777777" w:rsidTr="00B04920">
        <w:tc>
          <w:tcPr>
            <w:tcW w:w="2695" w:type="dxa"/>
            <w:vAlign w:val="bottom"/>
          </w:tcPr>
          <w:p w14:paraId="1C4D7ABD" w14:textId="70CD5E94" w:rsidR="00B04920" w:rsidRPr="00B04920" w:rsidRDefault="00B04920" w:rsidP="00B04920">
            <w:pPr>
              <w:rPr>
                <w:rFonts w:cs="Arial"/>
                <w:sz w:val="20"/>
                <w:lang w:val="en-CA"/>
              </w:rPr>
            </w:pPr>
          </w:p>
        </w:tc>
        <w:tc>
          <w:tcPr>
            <w:tcW w:w="5220" w:type="dxa"/>
            <w:vAlign w:val="bottom"/>
          </w:tcPr>
          <w:p w14:paraId="636A6B17" w14:textId="51C795DF" w:rsidR="00B04920" w:rsidRPr="00B04920" w:rsidRDefault="00B04920" w:rsidP="00B04920">
            <w:pPr>
              <w:rPr>
                <w:rFonts w:cs="Arial"/>
                <w:sz w:val="20"/>
                <w:lang w:val="en-CA"/>
              </w:rPr>
            </w:pPr>
          </w:p>
        </w:tc>
      </w:tr>
      <w:tr w:rsidR="00B04920" w:rsidRPr="00356C86" w14:paraId="7E7130A0" w14:textId="77777777" w:rsidTr="00B04920">
        <w:tc>
          <w:tcPr>
            <w:tcW w:w="2695" w:type="dxa"/>
            <w:vAlign w:val="bottom"/>
          </w:tcPr>
          <w:p w14:paraId="54193DB1" w14:textId="024357B9" w:rsidR="00B04920" w:rsidRPr="00B04920" w:rsidRDefault="00B04920" w:rsidP="00B04920">
            <w:pPr>
              <w:rPr>
                <w:rFonts w:cs="Arial"/>
                <w:sz w:val="20"/>
                <w:lang w:val="fr-CA"/>
              </w:rPr>
            </w:pPr>
          </w:p>
        </w:tc>
        <w:tc>
          <w:tcPr>
            <w:tcW w:w="5220" w:type="dxa"/>
            <w:vAlign w:val="bottom"/>
          </w:tcPr>
          <w:p w14:paraId="67608F95" w14:textId="11B25A6A" w:rsidR="00B04920" w:rsidRPr="00B04920" w:rsidRDefault="00B04920" w:rsidP="00B04920">
            <w:pPr>
              <w:rPr>
                <w:rFonts w:cs="Arial"/>
                <w:sz w:val="20"/>
                <w:lang w:val="fr-CA"/>
              </w:rPr>
            </w:pPr>
          </w:p>
        </w:tc>
      </w:tr>
      <w:tr w:rsidR="00B04920" w:rsidRPr="00356C86" w14:paraId="2DDCFAB2" w14:textId="77777777" w:rsidTr="00B04920">
        <w:tc>
          <w:tcPr>
            <w:tcW w:w="2695" w:type="dxa"/>
            <w:vAlign w:val="bottom"/>
          </w:tcPr>
          <w:p w14:paraId="576360BC" w14:textId="5F93FAC6" w:rsidR="00B04920" w:rsidRPr="00B04920" w:rsidRDefault="00B04920" w:rsidP="00B04920">
            <w:pPr>
              <w:rPr>
                <w:rFonts w:cs="Arial"/>
                <w:sz w:val="20"/>
                <w:lang w:val="fr-CA"/>
              </w:rPr>
            </w:pPr>
          </w:p>
        </w:tc>
        <w:tc>
          <w:tcPr>
            <w:tcW w:w="5220" w:type="dxa"/>
            <w:vAlign w:val="bottom"/>
          </w:tcPr>
          <w:p w14:paraId="1A82FAD2" w14:textId="6C89050F" w:rsidR="00B04920" w:rsidRPr="00B04920" w:rsidRDefault="00B04920" w:rsidP="00B04920">
            <w:pPr>
              <w:rPr>
                <w:rFonts w:cs="Arial"/>
                <w:sz w:val="20"/>
                <w:lang w:val="en-CA"/>
              </w:rPr>
            </w:pPr>
          </w:p>
        </w:tc>
      </w:tr>
      <w:tr w:rsidR="00B04920" w:rsidRPr="00356C86" w14:paraId="3312781E" w14:textId="77777777" w:rsidTr="00B04920">
        <w:tc>
          <w:tcPr>
            <w:tcW w:w="2695" w:type="dxa"/>
            <w:vAlign w:val="bottom"/>
          </w:tcPr>
          <w:p w14:paraId="118A3F2E" w14:textId="1C1B9B39" w:rsidR="00B04920" w:rsidRPr="00B04920" w:rsidRDefault="00B04920" w:rsidP="00B04920">
            <w:pPr>
              <w:rPr>
                <w:rFonts w:cs="Arial"/>
                <w:sz w:val="20"/>
                <w:lang w:val="en-CA"/>
              </w:rPr>
            </w:pPr>
          </w:p>
        </w:tc>
        <w:tc>
          <w:tcPr>
            <w:tcW w:w="5220" w:type="dxa"/>
            <w:vAlign w:val="bottom"/>
          </w:tcPr>
          <w:p w14:paraId="7FA68A3E" w14:textId="4B08651B" w:rsidR="00B04920" w:rsidRPr="00B04920" w:rsidRDefault="00B04920" w:rsidP="00B04920">
            <w:pPr>
              <w:rPr>
                <w:rFonts w:cs="Arial"/>
                <w:sz w:val="20"/>
                <w:lang w:val="en-CA"/>
              </w:rPr>
            </w:pPr>
          </w:p>
        </w:tc>
      </w:tr>
      <w:tr w:rsidR="00B04920" w:rsidRPr="00356C86" w14:paraId="735EB3F1" w14:textId="77777777" w:rsidTr="00B04920">
        <w:tc>
          <w:tcPr>
            <w:tcW w:w="2695" w:type="dxa"/>
            <w:vAlign w:val="bottom"/>
          </w:tcPr>
          <w:p w14:paraId="6696D9A8" w14:textId="30579E8B" w:rsidR="00B04920" w:rsidRPr="00B04920" w:rsidRDefault="00B04920" w:rsidP="00B04920">
            <w:pPr>
              <w:rPr>
                <w:rFonts w:cs="Arial"/>
                <w:sz w:val="20"/>
                <w:lang w:val="en-CA"/>
              </w:rPr>
            </w:pPr>
          </w:p>
        </w:tc>
        <w:tc>
          <w:tcPr>
            <w:tcW w:w="5220" w:type="dxa"/>
            <w:vAlign w:val="bottom"/>
          </w:tcPr>
          <w:p w14:paraId="4428FC2A" w14:textId="6A1E8816" w:rsidR="00B04920" w:rsidRPr="00B04920" w:rsidRDefault="00B04920" w:rsidP="00B04920">
            <w:pPr>
              <w:rPr>
                <w:rFonts w:cs="Arial"/>
                <w:sz w:val="20"/>
                <w:lang w:val="en-CA"/>
              </w:rPr>
            </w:pPr>
          </w:p>
        </w:tc>
      </w:tr>
      <w:tr w:rsidR="00B04920" w:rsidRPr="009E7771" w14:paraId="325120CB" w14:textId="77777777" w:rsidTr="00B04920">
        <w:tc>
          <w:tcPr>
            <w:tcW w:w="2695" w:type="dxa"/>
            <w:vAlign w:val="bottom"/>
          </w:tcPr>
          <w:p w14:paraId="132A18D8" w14:textId="788A67BA" w:rsidR="00B04920" w:rsidRPr="00B04920" w:rsidRDefault="00B04920" w:rsidP="00B04920">
            <w:pPr>
              <w:rPr>
                <w:rFonts w:cs="Arial"/>
                <w:sz w:val="20"/>
                <w:lang w:val="en-CA"/>
              </w:rPr>
            </w:pPr>
          </w:p>
        </w:tc>
        <w:tc>
          <w:tcPr>
            <w:tcW w:w="5220" w:type="dxa"/>
            <w:vAlign w:val="bottom"/>
          </w:tcPr>
          <w:p w14:paraId="5107C659" w14:textId="2C69F936" w:rsidR="00B04920" w:rsidRPr="00B04920" w:rsidRDefault="00B04920" w:rsidP="00B04920">
            <w:pPr>
              <w:rPr>
                <w:rFonts w:cs="Arial"/>
                <w:sz w:val="20"/>
                <w:lang w:val="fr-CA"/>
              </w:rPr>
            </w:pPr>
          </w:p>
        </w:tc>
      </w:tr>
      <w:tr w:rsidR="00B04920" w:rsidRPr="009E7771" w14:paraId="1308298F" w14:textId="77777777" w:rsidTr="00B04920">
        <w:tc>
          <w:tcPr>
            <w:tcW w:w="2695" w:type="dxa"/>
            <w:vAlign w:val="bottom"/>
          </w:tcPr>
          <w:p w14:paraId="6D63EB21" w14:textId="351B67F4" w:rsidR="00B04920" w:rsidRPr="00B04920" w:rsidRDefault="00B04920" w:rsidP="00B04920">
            <w:pPr>
              <w:rPr>
                <w:rFonts w:cs="Arial"/>
                <w:sz w:val="20"/>
                <w:lang w:val="en-CA"/>
              </w:rPr>
            </w:pPr>
          </w:p>
        </w:tc>
        <w:tc>
          <w:tcPr>
            <w:tcW w:w="5220" w:type="dxa"/>
            <w:vAlign w:val="bottom"/>
          </w:tcPr>
          <w:p w14:paraId="2D403398" w14:textId="70BA45F9" w:rsidR="00B04920" w:rsidRPr="00B04920" w:rsidRDefault="00B04920" w:rsidP="00B04920">
            <w:pPr>
              <w:rPr>
                <w:rFonts w:cs="Arial"/>
                <w:sz w:val="20"/>
                <w:lang w:val="fr-CA"/>
              </w:rPr>
            </w:pPr>
          </w:p>
        </w:tc>
      </w:tr>
      <w:tr w:rsidR="00B04920" w:rsidRPr="00AE7CC4" w14:paraId="0EF4FFF4" w14:textId="77777777" w:rsidTr="00B04920">
        <w:tc>
          <w:tcPr>
            <w:tcW w:w="2695" w:type="dxa"/>
            <w:vAlign w:val="bottom"/>
          </w:tcPr>
          <w:p w14:paraId="3B2F1689" w14:textId="18A29E41" w:rsidR="00B04920" w:rsidRPr="00B04920" w:rsidRDefault="00B04920" w:rsidP="00B04920">
            <w:pPr>
              <w:rPr>
                <w:rFonts w:cs="Arial"/>
                <w:sz w:val="20"/>
                <w:lang w:val="fr-CA"/>
              </w:rPr>
            </w:pPr>
          </w:p>
        </w:tc>
        <w:tc>
          <w:tcPr>
            <w:tcW w:w="5220" w:type="dxa"/>
            <w:vAlign w:val="bottom"/>
          </w:tcPr>
          <w:p w14:paraId="18805978" w14:textId="776FD746" w:rsidR="00B04920" w:rsidRPr="00B04920" w:rsidRDefault="00B04920" w:rsidP="00B04920">
            <w:pPr>
              <w:rPr>
                <w:rFonts w:cs="Arial"/>
                <w:sz w:val="20"/>
                <w:lang w:val="fr-CA"/>
              </w:rPr>
            </w:pPr>
          </w:p>
        </w:tc>
      </w:tr>
      <w:tr w:rsidR="00B04920" w:rsidRPr="00356C86" w14:paraId="099524CE" w14:textId="77777777" w:rsidTr="00B04920">
        <w:tc>
          <w:tcPr>
            <w:tcW w:w="2695" w:type="dxa"/>
            <w:vAlign w:val="bottom"/>
          </w:tcPr>
          <w:p w14:paraId="680BDF52" w14:textId="11B2C39D" w:rsidR="00B04920" w:rsidRPr="00B04920" w:rsidRDefault="00B04920" w:rsidP="00B04920">
            <w:pPr>
              <w:rPr>
                <w:rFonts w:cs="Arial"/>
                <w:sz w:val="20"/>
                <w:lang w:val="fr-CA"/>
              </w:rPr>
            </w:pPr>
          </w:p>
        </w:tc>
        <w:tc>
          <w:tcPr>
            <w:tcW w:w="5220" w:type="dxa"/>
            <w:vAlign w:val="bottom"/>
          </w:tcPr>
          <w:p w14:paraId="2A834906" w14:textId="319DE6FA" w:rsidR="00B04920" w:rsidRPr="00B04920" w:rsidRDefault="00B04920" w:rsidP="00B04920">
            <w:pPr>
              <w:rPr>
                <w:rFonts w:cs="Arial"/>
                <w:sz w:val="20"/>
              </w:rPr>
            </w:pPr>
          </w:p>
        </w:tc>
      </w:tr>
      <w:tr w:rsidR="00B04920" w:rsidRPr="009E7771" w14:paraId="38F3C582" w14:textId="77777777" w:rsidTr="00B04920">
        <w:tc>
          <w:tcPr>
            <w:tcW w:w="2695" w:type="dxa"/>
            <w:vAlign w:val="bottom"/>
          </w:tcPr>
          <w:p w14:paraId="39B19A19" w14:textId="3573D209" w:rsidR="00B04920" w:rsidRPr="00B04920" w:rsidRDefault="00B04920" w:rsidP="00B04920">
            <w:pPr>
              <w:rPr>
                <w:rFonts w:cs="Arial"/>
                <w:sz w:val="20"/>
                <w:lang w:val="fr-CA"/>
              </w:rPr>
            </w:pPr>
          </w:p>
        </w:tc>
        <w:tc>
          <w:tcPr>
            <w:tcW w:w="5220" w:type="dxa"/>
            <w:vAlign w:val="bottom"/>
          </w:tcPr>
          <w:p w14:paraId="6D7191D0" w14:textId="120719C2" w:rsidR="00B04920" w:rsidRPr="00B04920" w:rsidRDefault="00B04920" w:rsidP="00B04920">
            <w:pPr>
              <w:rPr>
                <w:rFonts w:cs="Arial"/>
                <w:sz w:val="20"/>
              </w:rPr>
            </w:pPr>
          </w:p>
        </w:tc>
      </w:tr>
      <w:tr w:rsidR="00B04920" w:rsidRPr="00356C86" w14:paraId="5AC5E73F" w14:textId="77777777" w:rsidTr="00B04920">
        <w:tc>
          <w:tcPr>
            <w:tcW w:w="2695" w:type="dxa"/>
            <w:vAlign w:val="bottom"/>
          </w:tcPr>
          <w:p w14:paraId="7AECEA42" w14:textId="33C26177" w:rsidR="00B04920" w:rsidRPr="00B04920" w:rsidRDefault="00B04920" w:rsidP="00B04920">
            <w:pPr>
              <w:rPr>
                <w:rFonts w:cs="Arial"/>
                <w:sz w:val="20"/>
                <w:lang w:val="fr-CA"/>
              </w:rPr>
            </w:pPr>
          </w:p>
        </w:tc>
        <w:tc>
          <w:tcPr>
            <w:tcW w:w="5220" w:type="dxa"/>
            <w:vAlign w:val="bottom"/>
          </w:tcPr>
          <w:p w14:paraId="6DE3E49A" w14:textId="374D83B4" w:rsidR="00B04920" w:rsidRPr="00B04920" w:rsidRDefault="00B04920" w:rsidP="00B04920">
            <w:pPr>
              <w:rPr>
                <w:rFonts w:cs="Arial"/>
                <w:sz w:val="20"/>
                <w:lang w:val="fr-CA"/>
              </w:rPr>
            </w:pPr>
          </w:p>
        </w:tc>
      </w:tr>
      <w:tr w:rsidR="00B04920" w:rsidRPr="00D07E96" w14:paraId="1F6D1BF4" w14:textId="77777777" w:rsidTr="00B04920">
        <w:tc>
          <w:tcPr>
            <w:tcW w:w="2695" w:type="dxa"/>
            <w:vAlign w:val="bottom"/>
          </w:tcPr>
          <w:p w14:paraId="75454D1A" w14:textId="04BE1EFF" w:rsidR="00B04920" w:rsidRPr="00B04920" w:rsidRDefault="00B04920" w:rsidP="00B04920">
            <w:pPr>
              <w:rPr>
                <w:rFonts w:cs="Arial"/>
                <w:sz w:val="20"/>
                <w:lang w:val="fr-CA"/>
              </w:rPr>
            </w:pPr>
          </w:p>
        </w:tc>
        <w:tc>
          <w:tcPr>
            <w:tcW w:w="5220" w:type="dxa"/>
            <w:vAlign w:val="bottom"/>
          </w:tcPr>
          <w:p w14:paraId="7EABC9E4" w14:textId="4321DA3D" w:rsidR="00B04920" w:rsidRPr="00B04920" w:rsidRDefault="00B04920" w:rsidP="00B04920">
            <w:pPr>
              <w:rPr>
                <w:rFonts w:cs="Arial"/>
                <w:sz w:val="20"/>
                <w:lang w:val="en-CA"/>
              </w:rPr>
            </w:pPr>
          </w:p>
        </w:tc>
      </w:tr>
      <w:tr w:rsidR="00B04920" w:rsidRPr="00AE7CC4" w14:paraId="31CFDF4F" w14:textId="77777777" w:rsidTr="00B04920">
        <w:tc>
          <w:tcPr>
            <w:tcW w:w="2695" w:type="dxa"/>
            <w:vAlign w:val="bottom"/>
          </w:tcPr>
          <w:p w14:paraId="37D61750" w14:textId="002857B3" w:rsidR="00B04920" w:rsidRPr="00B04920" w:rsidRDefault="00B04920" w:rsidP="00B04920">
            <w:pPr>
              <w:rPr>
                <w:rFonts w:cs="Arial"/>
                <w:sz w:val="20"/>
                <w:lang w:val="en-CA"/>
              </w:rPr>
            </w:pPr>
          </w:p>
        </w:tc>
        <w:tc>
          <w:tcPr>
            <w:tcW w:w="5220" w:type="dxa"/>
            <w:vAlign w:val="bottom"/>
          </w:tcPr>
          <w:p w14:paraId="2B493054" w14:textId="0CB7BF08" w:rsidR="00B04920" w:rsidRPr="00B04920" w:rsidRDefault="00B04920" w:rsidP="00B04920">
            <w:pPr>
              <w:rPr>
                <w:rFonts w:cs="Arial"/>
                <w:sz w:val="20"/>
                <w:lang w:val="fr-FR"/>
              </w:rPr>
            </w:pPr>
          </w:p>
        </w:tc>
      </w:tr>
      <w:tr w:rsidR="00B04920" w:rsidRPr="00AE7CC4" w14:paraId="3758528A" w14:textId="77777777" w:rsidTr="00B04920">
        <w:tc>
          <w:tcPr>
            <w:tcW w:w="2695" w:type="dxa"/>
            <w:vAlign w:val="bottom"/>
          </w:tcPr>
          <w:p w14:paraId="0EB6968B" w14:textId="244A85F0" w:rsidR="00B04920" w:rsidRPr="00B04920" w:rsidRDefault="00B04920" w:rsidP="00B04920">
            <w:pPr>
              <w:rPr>
                <w:rFonts w:cs="Arial"/>
                <w:sz w:val="20"/>
                <w:lang w:val="en-CA"/>
              </w:rPr>
            </w:pPr>
          </w:p>
        </w:tc>
        <w:tc>
          <w:tcPr>
            <w:tcW w:w="5220" w:type="dxa"/>
            <w:vAlign w:val="bottom"/>
          </w:tcPr>
          <w:p w14:paraId="0DBA18DB" w14:textId="26B90D93" w:rsidR="00B04920" w:rsidRPr="00B04920" w:rsidRDefault="00B04920" w:rsidP="00B04920">
            <w:pPr>
              <w:rPr>
                <w:rFonts w:cs="Arial"/>
                <w:sz w:val="20"/>
                <w:lang w:val="fr-FR"/>
              </w:rPr>
            </w:pPr>
          </w:p>
        </w:tc>
      </w:tr>
      <w:tr w:rsidR="00B04920" w:rsidRPr="00AE7CC4" w14:paraId="478E5EF8" w14:textId="77777777" w:rsidTr="00B04920">
        <w:tc>
          <w:tcPr>
            <w:tcW w:w="2695" w:type="dxa"/>
            <w:vAlign w:val="bottom"/>
          </w:tcPr>
          <w:p w14:paraId="52634ED3" w14:textId="78273C5A" w:rsidR="00B04920" w:rsidRPr="00B04920" w:rsidRDefault="00B04920" w:rsidP="00B04920">
            <w:pPr>
              <w:rPr>
                <w:rFonts w:cs="Arial"/>
                <w:sz w:val="20"/>
                <w:lang w:val="en-CA"/>
              </w:rPr>
            </w:pPr>
          </w:p>
        </w:tc>
        <w:tc>
          <w:tcPr>
            <w:tcW w:w="5220" w:type="dxa"/>
            <w:vAlign w:val="bottom"/>
          </w:tcPr>
          <w:p w14:paraId="46D3D48F" w14:textId="5A011FA1" w:rsidR="00B04920" w:rsidRPr="00B04920" w:rsidRDefault="00B04920" w:rsidP="00B04920">
            <w:pPr>
              <w:rPr>
                <w:rFonts w:cs="Arial"/>
                <w:sz w:val="20"/>
                <w:lang w:val="fr-CA"/>
              </w:rPr>
            </w:pPr>
          </w:p>
        </w:tc>
      </w:tr>
      <w:tr w:rsidR="00B04920" w:rsidRPr="00D07E96" w14:paraId="22F8BA75" w14:textId="77777777" w:rsidTr="00B04920">
        <w:tc>
          <w:tcPr>
            <w:tcW w:w="2695" w:type="dxa"/>
            <w:vAlign w:val="bottom"/>
          </w:tcPr>
          <w:p w14:paraId="3BDE34F3" w14:textId="71035752" w:rsidR="00B04920" w:rsidRPr="00B04920" w:rsidRDefault="00B04920" w:rsidP="00B04920">
            <w:pPr>
              <w:rPr>
                <w:rFonts w:cs="Arial"/>
                <w:sz w:val="20"/>
                <w:lang w:val="fr-CA"/>
              </w:rPr>
            </w:pPr>
          </w:p>
        </w:tc>
        <w:tc>
          <w:tcPr>
            <w:tcW w:w="5220" w:type="dxa"/>
            <w:vAlign w:val="bottom"/>
          </w:tcPr>
          <w:p w14:paraId="56A2147C" w14:textId="144332DF" w:rsidR="00B04920" w:rsidRPr="00B04920" w:rsidRDefault="00B04920" w:rsidP="00B04920">
            <w:pPr>
              <w:rPr>
                <w:rFonts w:cs="Arial"/>
                <w:sz w:val="20"/>
                <w:lang w:val="fr-CA"/>
              </w:rPr>
            </w:pPr>
          </w:p>
        </w:tc>
      </w:tr>
      <w:tr w:rsidR="00B04920" w:rsidRPr="00D07E96" w14:paraId="32FEB684" w14:textId="77777777" w:rsidTr="00B04920">
        <w:tc>
          <w:tcPr>
            <w:tcW w:w="2695" w:type="dxa"/>
            <w:vAlign w:val="bottom"/>
          </w:tcPr>
          <w:p w14:paraId="3B15D313" w14:textId="4EA5A65E" w:rsidR="00B04920" w:rsidRPr="00B04920" w:rsidRDefault="00B04920" w:rsidP="00B04920">
            <w:pPr>
              <w:rPr>
                <w:rFonts w:cs="Arial"/>
                <w:sz w:val="20"/>
                <w:lang w:val="fr-CA"/>
              </w:rPr>
            </w:pPr>
          </w:p>
        </w:tc>
        <w:tc>
          <w:tcPr>
            <w:tcW w:w="5220" w:type="dxa"/>
            <w:vAlign w:val="bottom"/>
          </w:tcPr>
          <w:p w14:paraId="4F4F5F10" w14:textId="2839DB7A" w:rsidR="00B04920" w:rsidRPr="00B04920" w:rsidRDefault="00B04920" w:rsidP="00B04920">
            <w:pPr>
              <w:rPr>
                <w:rFonts w:cs="Arial"/>
                <w:sz w:val="20"/>
              </w:rPr>
            </w:pPr>
          </w:p>
        </w:tc>
      </w:tr>
      <w:tr w:rsidR="00B04920" w:rsidRPr="00C73055" w14:paraId="0A93C018" w14:textId="77777777" w:rsidTr="00B04920">
        <w:tc>
          <w:tcPr>
            <w:tcW w:w="2695" w:type="dxa"/>
            <w:vAlign w:val="bottom"/>
          </w:tcPr>
          <w:p w14:paraId="70ACA74A" w14:textId="5CB35ACF" w:rsidR="00B04920" w:rsidRPr="00B04920" w:rsidRDefault="00B04920" w:rsidP="00B04920">
            <w:pPr>
              <w:rPr>
                <w:rFonts w:cs="Arial"/>
                <w:sz w:val="20"/>
                <w:lang w:val="fr-CA"/>
              </w:rPr>
            </w:pPr>
          </w:p>
        </w:tc>
        <w:tc>
          <w:tcPr>
            <w:tcW w:w="5220" w:type="dxa"/>
            <w:vAlign w:val="bottom"/>
          </w:tcPr>
          <w:p w14:paraId="2A9AAAB6" w14:textId="43EC5630" w:rsidR="00B04920" w:rsidRPr="00B04920" w:rsidRDefault="00B04920" w:rsidP="00B04920">
            <w:pPr>
              <w:rPr>
                <w:rFonts w:cs="Arial"/>
                <w:sz w:val="20"/>
                <w:lang w:val="fr-CA"/>
              </w:rPr>
            </w:pPr>
          </w:p>
        </w:tc>
      </w:tr>
      <w:tr w:rsidR="00B04920" w:rsidRPr="00C73055" w14:paraId="79C971BB" w14:textId="77777777" w:rsidTr="00B04920">
        <w:tc>
          <w:tcPr>
            <w:tcW w:w="2695" w:type="dxa"/>
            <w:vAlign w:val="bottom"/>
          </w:tcPr>
          <w:p w14:paraId="613D0021" w14:textId="57084B09" w:rsidR="00B04920" w:rsidRPr="00B04920" w:rsidRDefault="00B04920" w:rsidP="00B04920">
            <w:pPr>
              <w:rPr>
                <w:rFonts w:cs="Arial"/>
                <w:sz w:val="20"/>
                <w:lang w:val="fr-CA"/>
              </w:rPr>
            </w:pPr>
          </w:p>
        </w:tc>
        <w:tc>
          <w:tcPr>
            <w:tcW w:w="5220" w:type="dxa"/>
            <w:vAlign w:val="bottom"/>
          </w:tcPr>
          <w:p w14:paraId="7C3AE0A7" w14:textId="67AF9C33" w:rsidR="00B04920" w:rsidRPr="00B04920" w:rsidRDefault="00B04920" w:rsidP="00B04920">
            <w:pPr>
              <w:rPr>
                <w:rFonts w:cs="Arial"/>
                <w:sz w:val="20"/>
                <w:lang w:val="fr-CA"/>
              </w:rPr>
            </w:pPr>
          </w:p>
        </w:tc>
      </w:tr>
      <w:tr w:rsidR="00B04920" w:rsidRPr="00D07E96" w14:paraId="2B83C33B" w14:textId="77777777" w:rsidTr="00B04920">
        <w:tc>
          <w:tcPr>
            <w:tcW w:w="2695" w:type="dxa"/>
            <w:vAlign w:val="bottom"/>
          </w:tcPr>
          <w:p w14:paraId="401D17EE" w14:textId="74938F01" w:rsidR="00B04920" w:rsidRPr="00B04920" w:rsidRDefault="00B04920" w:rsidP="00B04920">
            <w:pPr>
              <w:rPr>
                <w:rFonts w:cs="Arial"/>
                <w:sz w:val="20"/>
                <w:lang w:val="fr-CA"/>
              </w:rPr>
            </w:pPr>
          </w:p>
        </w:tc>
        <w:tc>
          <w:tcPr>
            <w:tcW w:w="5220" w:type="dxa"/>
            <w:vAlign w:val="bottom"/>
          </w:tcPr>
          <w:p w14:paraId="372BEF30" w14:textId="7433716E" w:rsidR="00B04920" w:rsidRPr="00B04920" w:rsidRDefault="00B04920" w:rsidP="00B04920">
            <w:pPr>
              <w:rPr>
                <w:rFonts w:cs="Arial"/>
                <w:sz w:val="20"/>
                <w:lang w:val="fr-CA"/>
              </w:rPr>
            </w:pPr>
          </w:p>
        </w:tc>
      </w:tr>
      <w:tr w:rsidR="00B04920" w:rsidRPr="00D07E96" w14:paraId="174FF1CA" w14:textId="77777777" w:rsidTr="00B04920">
        <w:tc>
          <w:tcPr>
            <w:tcW w:w="2695" w:type="dxa"/>
            <w:vAlign w:val="bottom"/>
          </w:tcPr>
          <w:p w14:paraId="78E56A26" w14:textId="0BBC6445" w:rsidR="00B04920" w:rsidRPr="00B04920" w:rsidRDefault="00B04920" w:rsidP="00B04920">
            <w:pPr>
              <w:rPr>
                <w:rFonts w:cs="Arial"/>
                <w:sz w:val="20"/>
                <w:lang w:val="fr-CA"/>
              </w:rPr>
            </w:pPr>
          </w:p>
        </w:tc>
        <w:tc>
          <w:tcPr>
            <w:tcW w:w="5220" w:type="dxa"/>
            <w:vAlign w:val="bottom"/>
          </w:tcPr>
          <w:p w14:paraId="14262B18" w14:textId="5BE217EA" w:rsidR="00B04920" w:rsidRPr="00B04920" w:rsidRDefault="00B04920" w:rsidP="00B04920">
            <w:pPr>
              <w:rPr>
                <w:rFonts w:cs="Arial"/>
                <w:sz w:val="20"/>
                <w:lang w:val="fr-CA"/>
              </w:rPr>
            </w:pPr>
          </w:p>
        </w:tc>
      </w:tr>
      <w:tr w:rsidR="00B04920" w:rsidRPr="00D07E96" w14:paraId="0EED7580" w14:textId="77777777" w:rsidTr="00B04920">
        <w:tc>
          <w:tcPr>
            <w:tcW w:w="2695" w:type="dxa"/>
            <w:vAlign w:val="bottom"/>
          </w:tcPr>
          <w:p w14:paraId="70FBA374" w14:textId="49CB88DD" w:rsidR="00B04920" w:rsidRPr="00B04920" w:rsidRDefault="00B04920" w:rsidP="00B04920">
            <w:pPr>
              <w:rPr>
                <w:rFonts w:cs="Arial"/>
                <w:sz w:val="20"/>
                <w:lang w:val="fr-CA"/>
              </w:rPr>
            </w:pPr>
          </w:p>
        </w:tc>
        <w:tc>
          <w:tcPr>
            <w:tcW w:w="5220" w:type="dxa"/>
            <w:vAlign w:val="bottom"/>
          </w:tcPr>
          <w:p w14:paraId="00BA8784" w14:textId="555F72FF" w:rsidR="00B04920" w:rsidRPr="00B04920" w:rsidRDefault="00B04920" w:rsidP="00B04920">
            <w:pPr>
              <w:rPr>
                <w:rFonts w:cs="Arial"/>
                <w:sz w:val="20"/>
                <w:lang w:val="en-CA"/>
              </w:rPr>
            </w:pPr>
          </w:p>
        </w:tc>
      </w:tr>
      <w:tr w:rsidR="00B04920" w:rsidRPr="00D07E96" w14:paraId="3EDB3A1C" w14:textId="77777777" w:rsidTr="00B04920">
        <w:tc>
          <w:tcPr>
            <w:tcW w:w="2695" w:type="dxa"/>
            <w:vAlign w:val="bottom"/>
          </w:tcPr>
          <w:p w14:paraId="46C158DD" w14:textId="77D933AB" w:rsidR="00B04920" w:rsidRPr="00B04920" w:rsidRDefault="00B04920" w:rsidP="00B04920">
            <w:pPr>
              <w:rPr>
                <w:rFonts w:cs="Arial"/>
                <w:sz w:val="20"/>
                <w:lang w:val="en-CA"/>
              </w:rPr>
            </w:pPr>
          </w:p>
        </w:tc>
        <w:tc>
          <w:tcPr>
            <w:tcW w:w="5220" w:type="dxa"/>
            <w:vAlign w:val="bottom"/>
          </w:tcPr>
          <w:p w14:paraId="027ADF75" w14:textId="204E532A" w:rsidR="00B04920" w:rsidRPr="00B04920" w:rsidRDefault="00B04920" w:rsidP="00B04920">
            <w:pPr>
              <w:rPr>
                <w:rFonts w:cs="Arial"/>
                <w:sz w:val="20"/>
                <w:lang w:val="en-CA"/>
              </w:rPr>
            </w:pPr>
          </w:p>
        </w:tc>
      </w:tr>
      <w:tr w:rsidR="00B04920" w:rsidRPr="00D07E96" w14:paraId="339CA9B2" w14:textId="77777777" w:rsidTr="00B04920">
        <w:tc>
          <w:tcPr>
            <w:tcW w:w="2695" w:type="dxa"/>
            <w:vAlign w:val="bottom"/>
          </w:tcPr>
          <w:p w14:paraId="7B511D43" w14:textId="329BE926" w:rsidR="00B04920" w:rsidRPr="00B04920" w:rsidRDefault="00B04920" w:rsidP="00B04920">
            <w:pPr>
              <w:rPr>
                <w:rFonts w:cs="Arial"/>
                <w:sz w:val="20"/>
                <w:lang w:val="en-CA"/>
              </w:rPr>
            </w:pPr>
          </w:p>
        </w:tc>
        <w:tc>
          <w:tcPr>
            <w:tcW w:w="5220" w:type="dxa"/>
            <w:vAlign w:val="bottom"/>
          </w:tcPr>
          <w:p w14:paraId="71DC830E" w14:textId="62A016EA" w:rsidR="00B04920" w:rsidRPr="00B04920" w:rsidRDefault="00B04920" w:rsidP="00B04920">
            <w:pPr>
              <w:rPr>
                <w:rFonts w:cs="Arial"/>
                <w:sz w:val="20"/>
                <w:lang w:val="en-CA"/>
              </w:rPr>
            </w:pPr>
          </w:p>
        </w:tc>
      </w:tr>
      <w:tr w:rsidR="00B04920" w:rsidRPr="00D07E96" w14:paraId="52FF5518" w14:textId="77777777" w:rsidTr="00B04920">
        <w:tc>
          <w:tcPr>
            <w:tcW w:w="2695" w:type="dxa"/>
            <w:vAlign w:val="bottom"/>
          </w:tcPr>
          <w:p w14:paraId="1C26E403" w14:textId="5D273BD0" w:rsidR="00B04920" w:rsidRPr="00B04920" w:rsidRDefault="00B04920" w:rsidP="00B04920">
            <w:pPr>
              <w:rPr>
                <w:rFonts w:cs="Arial"/>
                <w:sz w:val="20"/>
                <w:lang w:val="en-CA"/>
              </w:rPr>
            </w:pPr>
          </w:p>
        </w:tc>
        <w:tc>
          <w:tcPr>
            <w:tcW w:w="5220" w:type="dxa"/>
            <w:vAlign w:val="bottom"/>
          </w:tcPr>
          <w:p w14:paraId="1B061278" w14:textId="224C1DFD" w:rsidR="00B04920" w:rsidRPr="00B04920" w:rsidRDefault="00B04920" w:rsidP="00B04920">
            <w:pPr>
              <w:rPr>
                <w:rFonts w:cs="Arial"/>
                <w:sz w:val="20"/>
                <w:lang w:val="en-CA"/>
              </w:rPr>
            </w:pPr>
          </w:p>
        </w:tc>
      </w:tr>
      <w:tr w:rsidR="00B04920" w:rsidRPr="009E7771" w14:paraId="0D1294CA" w14:textId="77777777" w:rsidTr="00B04920">
        <w:tc>
          <w:tcPr>
            <w:tcW w:w="2695" w:type="dxa"/>
            <w:vAlign w:val="bottom"/>
          </w:tcPr>
          <w:p w14:paraId="287048D8" w14:textId="26701456" w:rsidR="00B04920" w:rsidRPr="00B04920" w:rsidRDefault="00B04920" w:rsidP="00B04920">
            <w:pPr>
              <w:rPr>
                <w:rFonts w:cs="Arial"/>
                <w:sz w:val="20"/>
                <w:lang w:val="en-CA"/>
              </w:rPr>
            </w:pPr>
          </w:p>
        </w:tc>
        <w:tc>
          <w:tcPr>
            <w:tcW w:w="5220" w:type="dxa"/>
            <w:vAlign w:val="bottom"/>
          </w:tcPr>
          <w:p w14:paraId="76A7591D" w14:textId="452E90A6" w:rsidR="00B04920" w:rsidRPr="00B04920" w:rsidRDefault="00B04920" w:rsidP="00B04920">
            <w:pPr>
              <w:rPr>
                <w:rFonts w:cs="Arial"/>
                <w:sz w:val="20"/>
              </w:rPr>
            </w:pPr>
          </w:p>
        </w:tc>
      </w:tr>
      <w:tr w:rsidR="00B04920" w:rsidRPr="00D07E96" w14:paraId="5055C88D" w14:textId="77777777" w:rsidTr="00B04920">
        <w:tc>
          <w:tcPr>
            <w:tcW w:w="2695" w:type="dxa"/>
            <w:vAlign w:val="bottom"/>
          </w:tcPr>
          <w:p w14:paraId="1CE2C88D" w14:textId="1B4D160F" w:rsidR="00B04920" w:rsidRPr="00B04920" w:rsidRDefault="00B04920" w:rsidP="00B04920">
            <w:pPr>
              <w:rPr>
                <w:rFonts w:cs="Arial"/>
                <w:sz w:val="20"/>
                <w:lang w:val="fr-CA"/>
              </w:rPr>
            </w:pPr>
          </w:p>
        </w:tc>
        <w:tc>
          <w:tcPr>
            <w:tcW w:w="5220" w:type="dxa"/>
            <w:vAlign w:val="bottom"/>
          </w:tcPr>
          <w:p w14:paraId="4334816B" w14:textId="34C8ED87" w:rsidR="00B04920" w:rsidRPr="00B04920" w:rsidRDefault="00B04920" w:rsidP="00B04920">
            <w:pPr>
              <w:rPr>
                <w:rFonts w:cs="Arial"/>
                <w:sz w:val="20"/>
              </w:rPr>
            </w:pPr>
          </w:p>
        </w:tc>
      </w:tr>
      <w:tr w:rsidR="00B04920" w:rsidRPr="00F518BA" w14:paraId="75CF2214" w14:textId="77777777" w:rsidTr="00B04920">
        <w:tc>
          <w:tcPr>
            <w:tcW w:w="2695" w:type="dxa"/>
            <w:vAlign w:val="bottom"/>
          </w:tcPr>
          <w:p w14:paraId="05FBAB88" w14:textId="6A73E416" w:rsidR="00B04920" w:rsidRPr="00B04920" w:rsidRDefault="00B04920" w:rsidP="00B04920">
            <w:pPr>
              <w:rPr>
                <w:rFonts w:cs="Arial"/>
                <w:sz w:val="20"/>
                <w:lang w:val="fr-CA"/>
              </w:rPr>
            </w:pPr>
          </w:p>
        </w:tc>
        <w:tc>
          <w:tcPr>
            <w:tcW w:w="5220" w:type="dxa"/>
            <w:vAlign w:val="bottom"/>
          </w:tcPr>
          <w:p w14:paraId="22F03FDF" w14:textId="7753F1E5" w:rsidR="00B04920" w:rsidRPr="00B04920" w:rsidRDefault="00B04920" w:rsidP="00B04920">
            <w:pPr>
              <w:rPr>
                <w:rFonts w:cs="Arial"/>
                <w:sz w:val="20"/>
                <w:lang w:val="en-CA"/>
              </w:rPr>
            </w:pPr>
          </w:p>
        </w:tc>
      </w:tr>
      <w:tr w:rsidR="00B04920" w:rsidRPr="00F518BA" w14:paraId="0D18131E" w14:textId="77777777" w:rsidTr="00B04920">
        <w:tc>
          <w:tcPr>
            <w:tcW w:w="2695" w:type="dxa"/>
            <w:vAlign w:val="bottom"/>
          </w:tcPr>
          <w:p w14:paraId="265B51D4" w14:textId="19440ABD" w:rsidR="00B04920" w:rsidRPr="00B04920" w:rsidRDefault="00B04920" w:rsidP="00B04920">
            <w:pPr>
              <w:rPr>
                <w:rFonts w:cs="Arial"/>
                <w:sz w:val="20"/>
                <w:lang w:val="en-CA"/>
              </w:rPr>
            </w:pPr>
          </w:p>
        </w:tc>
        <w:tc>
          <w:tcPr>
            <w:tcW w:w="5220" w:type="dxa"/>
            <w:vAlign w:val="bottom"/>
          </w:tcPr>
          <w:p w14:paraId="185EEF89" w14:textId="7B02109B" w:rsidR="00B04920" w:rsidRPr="00B04920" w:rsidRDefault="00B04920" w:rsidP="00B04920">
            <w:pPr>
              <w:rPr>
                <w:rFonts w:cs="Arial"/>
                <w:sz w:val="20"/>
                <w:lang w:val="en-CA"/>
              </w:rPr>
            </w:pPr>
          </w:p>
        </w:tc>
      </w:tr>
      <w:tr w:rsidR="00B04920" w:rsidRPr="00F518BA" w14:paraId="6B141828" w14:textId="77777777" w:rsidTr="00B04920">
        <w:tc>
          <w:tcPr>
            <w:tcW w:w="2695" w:type="dxa"/>
            <w:vAlign w:val="bottom"/>
          </w:tcPr>
          <w:p w14:paraId="6FA23026" w14:textId="19998225" w:rsidR="00B04920" w:rsidRPr="00B04920" w:rsidRDefault="00B04920" w:rsidP="00B04920">
            <w:pPr>
              <w:rPr>
                <w:rFonts w:cs="Arial"/>
                <w:sz w:val="20"/>
                <w:lang w:val="en-CA"/>
              </w:rPr>
            </w:pPr>
          </w:p>
        </w:tc>
        <w:tc>
          <w:tcPr>
            <w:tcW w:w="5220" w:type="dxa"/>
            <w:vAlign w:val="bottom"/>
          </w:tcPr>
          <w:p w14:paraId="3C1E223B" w14:textId="625CB506" w:rsidR="00B04920" w:rsidRPr="00B04920" w:rsidRDefault="00B04920" w:rsidP="00B04920">
            <w:pPr>
              <w:rPr>
                <w:rFonts w:cs="Arial"/>
                <w:sz w:val="20"/>
                <w:lang w:val="en-CA"/>
              </w:rPr>
            </w:pPr>
          </w:p>
        </w:tc>
      </w:tr>
      <w:tr w:rsidR="00B04920" w:rsidRPr="00F518BA" w14:paraId="605DC6A8" w14:textId="77777777" w:rsidTr="00B04920">
        <w:tc>
          <w:tcPr>
            <w:tcW w:w="2695" w:type="dxa"/>
            <w:vAlign w:val="bottom"/>
          </w:tcPr>
          <w:p w14:paraId="7CEFB7DB" w14:textId="1576BF2A" w:rsidR="00B04920" w:rsidRPr="00B04920" w:rsidRDefault="00B04920" w:rsidP="00B04920">
            <w:pPr>
              <w:rPr>
                <w:rFonts w:cs="Arial"/>
                <w:sz w:val="20"/>
                <w:lang w:val="en-CA"/>
              </w:rPr>
            </w:pPr>
          </w:p>
        </w:tc>
        <w:tc>
          <w:tcPr>
            <w:tcW w:w="5220" w:type="dxa"/>
            <w:vAlign w:val="bottom"/>
          </w:tcPr>
          <w:p w14:paraId="136D3A2F" w14:textId="31228C8D" w:rsidR="00B04920" w:rsidRPr="00B04920" w:rsidRDefault="00B04920" w:rsidP="00B04920">
            <w:pPr>
              <w:rPr>
                <w:rFonts w:cs="Arial"/>
                <w:sz w:val="20"/>
                <w:lang w:val="en-CA"/>
              </w:rPr>
            </w:pPr>
          </w:p>
        </w:tc>
      </w:tr>
      <w:tr w:rsidR="00B04920" w:rsidRPr="00F518BA" w14:paraId="4FCE1B97" w14:textId="77777777" w:rsidTr="00B04920">
        <w:tc>
          <w:tcPr>
            <w:tcW w:w="2695" w:type="dxa"/>
            <w:vAlign w:val="bottom"/>
          </w:tcPr>
          <w:p w14:paraId="089B13F8" w14:textId="481C4551" w:rsidR="00B04920" w:rsidRPr="00B04920" w:rsidRDefault="00B04920" w:rsidP="00B04920">
            <w:pPr>
              <w:rPr>
                <w:rFonts w:cs="Arial"/>
                <w:sz w:val="20"/>
                <w:lang w:val="en-CA"/>
              </w:rPr>
            </w:pPr>
          </w:p>
        </w:tc>
        <w:tc>
          <w:tcPr>
            <w:tcW w:w="5220" w:type="dxa"/>
            <w:vAlign w:val="bottom"/>
          </w:tcPr>
          <w:p w14:paraId="4059CB03" w14:textId="07905BBE" w:rsidR="00B04920" w:rsidRPr="00B04920" w:rsidRDefault="00B04920" w:rsidP="00B04920">
            <w:pPr>
              <w:rPr>
                <w:rFonts w:cs="Arial"/>
                <w:sz w:val="20"/>
                <w:lang w:val="en-CA"/>
              </w:rPr>
            </w:pPr>
          </w:p>
        </w:tc>
      </w:tr>
      <w:tr w:rsidR="00B04920" w:rsidRPr="00AE7CC4" w14:paraId="54C4F23B" w14:textId="77777777" w:rsidTr="00B04920">
        <w:tc>
          <w:tcPr>
            <w:tcW w:w="2695" w:type="dxa"/>
            <w:vAlign w:val="bottom"/>
          </w:tcPr>
          <w:p w14:paraId="443F6643" w14:textId="1E74F40E" w:rsidR="00B04920" w:rsidRPr="00B04920" w:rsidRDefault="00B04920" w:rsidP="00B04920">
            <w:pPr>
              <w:rPr>
                <w:rFonts w:cs="Arial"/>
                <w:sz w:val="20"/>
                <w:lang w:val="en-CA"/>
              </w:rPr>
            </w:pPr>
          </w:p>
        </w:tc>
        <w:tc>
          <w:tcPr>
            <w:tcW w:w="5220" w:type="dxa"/>
            <w:vAlign w:val="bottom"/>
          </w:tcPr>
          <w:p w14:paraId="4F42E7D7" w14:textId="7F9BFE3A" w:rsidR="00B04920" w:rsidRPr="00B04920" w:rsidRDefault="00B04920" w:rsidP="00B04920">
            <w:pPr>
              <w:rPr>
                <w:rFonts w:cs="Arial"/>
                <w:sz w:val="20"/>
                <w:lang w:val="fr-FR"/>
              </w:rPr>
            </w:pPr>
          </w:p>
        </w:tc>
      </w:tr>
      <w:tr w:rsidR="00B04920" w:rsidRPr="00F518BA" w14:paraId="5F786F54" w14:textId="77777777" w:rsidTr="00B04920">
        <w:tc>
          <w:tcPr>
            <w:tcW w:w="2695" w:type="dxa"/>
            <w:vAlign w:val="bottom"/>
          </w:tcPr>
          <w:p w14:paraId="228D9415" w14:textId="6F9F9789" w:rsidR="00B04920" w:rsidRPr="00B04920" w:rsidRDefault="00B04920" w:rsidP="00B04920">
            <w:pPr>
              <w:rPr>
                <w:rFonts w:cs="Arial"/>
                <w:sz w:val="20"/>
                <w:lang w:val="en-CA"/>
              </w:rPr>
            </w:pPr>
          </w:p>
        </w:tc>
        <w:tc>
          <w:tcPr>
            <w:tcW w:w="5220" w:type="dxa"/>
            <w:vAlign w:val="bottom"/>
          </w:tcPr>
          <w:p w14:paraId="2C76AA85" w14:textId="07C36FAB" w:rsidR="00B04920" w:rsidRPr="00B04920" w:rsidRDefault="00B04920" w:rsidP="00B04920">
            <w:pPr>
              <w:rPr>
                <w:rFonts w:cs="Arial"/>
                <w:sz w:val="20"/>
                <w:lang w:val="en-CA"/>
              </w:rPr>
            </w:pPr>
          </w:p>
        </w:tc>
      </w:tr>
      <w:tr w:rsidR="00B04920" w:rsidRPr="00F518BA" w14:paraId="01B705CC" w14:textId="77777777" w:rsidTr="00B04920">
        <w:tc>
          <w:tcPr>
            <w:tcW w:w="2695" w:type="dxa"/>
            <w:vAlign w:val="bottom"/>
          </w:tcPr>
          <w:p w14:paraId="2A53E081" w14:textId="0C0B2C0F" w:rsidR="00B04920" w:rsidRPr="00B04920" w:rsidRDefault="00B04920" w:rsidP="00B04920">
            <w:pPr>
              <w:rPr>
                <w:rFonts w:cs="Arial"/>
                <w:sz w:val="20"/>
                <w:lang w:val="en-CA"/>
              </w:rPr>
            </w:pPr>
          </w:p>
        </w:tc>
        <w:tc>
          <w:tcPr>
            <w:tcW w:w="5220" w:type="dxa"/>
            <w:vAlign w:val="bottom"/>
          </w:tcPr>
          <w:p w14:paraId="6ED8796C" w14:textId="5885473F" w:rsidR="00B04920" w:rsidRPr="00B04920" w:rsidRDefault="00B04920" w:rsidP="00B04920">
            <w:pPr>
              <w:rPr>
                <w:rFonts w:cs="Arial"/>
                <w:sz w:val="20"/>
                <w:lang w:val="en-CA"/>
              </w:rPr>
            </w:pPr>
          </w:p>
        </w:tc>
      </w:tr>
      <w:tr w:rsidR="00B04920" w:rsidRPr="00AE7CC4" w14:paraId="532939A4" w14:textId="77777777" w:rsidTr="00B04920">
        <w:tc>
          <w:tcPr>
            <w:tcW w:w="2695" w:type="dxa"/>
            <w:vAlign w:val="bottom"/>
          </w:tcPr>
          <w:p w14:paraId="65660367" w14:textId="2F503155" w:rsidR="00B04920" w:rsidRPr="00B04920" w:rsidRDefault="00B04920" w:rsidP="00B04920">
            <w:pPr>
              <w:rPr>
                <w:rFonts w:cs="Arial"/>
                <w:sz w:val="20"/>
                <w:lang w:val="en-CA"/>
              </w:rPr>
            </w:pPr>
          </w:p>
        </w:tc>
        <w:tc>
          <w:tcPr>
            <w:tcW w:w="5220" w:type="dxa"/>
          </w:tcPr>
          <w:p w14:paraId="159D6B47" w14:textId="23A5EBB5" w:rsidR="00B04920" w:rsidRPr="00B04920" w:rsidRDefault="00B04920" w:rsidP="00B04920">
            <w:pPr>
              <w:rPr>
                <w:rFonts w:cs="Arial"/>
                <w:sz w:val="20"/>
                <w:lang w:val="fr-FR"/>
              </w:rPr>
            </w:pPr>
          </w:p>
        </w:tc>
      </w:tr>
      <w:tr w:rsidR="00B04920" w:rsidRPr="00F518BA" w14:paraId="33AA4C39" w14:textId="77777777" w:rsidTr="00B04920">
        <w:tc>
          <w:tcPr>
            <w:tcW w:w="2695" w:type="dxa"/>
            <w:vAlign w:val="bottom"/>
          </w:tcPr>
          <w:p w14:paraId="6F9520EA" w14:textId="26999583" w:rsidR="00B04920" w:rsidRPr="00B04920" w:rsidRDefault="00B04920" w:rsidP="00B04920">
            <w:pPr>
              <w:rPr>
                <w:rFonts w:cs="Arial"/>
                <w:sz w:val="20"/>
                <w:lang w:val="en-CA"/>
              </w:rPr>
            </w:pPr>
          </w:p>
        </w:tc>
        <w:tc>
          <w:tcPr>
            <w:tcW w:w="5220" w:type="dxa"/>
            <w:vAlign w:val="bottom"/>
          </w:tcPr>
          <w:p w14:paraId="471CB721" w14:textId="328154A9" w:rsidR="00B04920" w:rsidRPr="00B04920" w:rsidRDefault="00B04920" w:rsidP="00B04920">
            <w:pPr>
              <w:rPr>
                <w:rFonts w:cs="Arial"/>
                <w:sz w:val="20"/>
                <w:lang w:val="en-CA"/>
              </w:rPr>
            </w:pPr>
          </w:p>
        </w:tc>
      </w:tr>
      <w:tr w:rsidR="00B04920" w:rsidRPr="00F518BA" w14:paraId="1E08CC58" w14:textId="77777777" w:rsidTr="00B04920">
        <w:tc>
          <w:tcPr>
            <w:tcW w:w="2695" w:type="dxa"/>
            <w:vAlign w:val="bottom"/>
          </w:tcPr>
          <w:p w14:paraId="273AFB61" w14:textId="2258F571" w:rsidR="00B04920" w:rsidRPr="00B04920" w:rsidRDefault="00B04920" w:rsidP="00B04920">
            <w:pPr>
              <w:rPr>
                <w:rFonts w:cs="Arial"/>
                <w:sz w:val="20"/>
                <w:lang w:val="en-CA"/>
              </w:rPr>
            </w:pPr>
          </w:p>
        </w:tc>
        <w:tc>
          <w:tcPr>
            <w:tcW w:w="5220" w:type="dxa"/>
            <w:vAlign w:val="bottom"/>
          </w:tcPr>
          <w:p w14:paraId="1CCA7575" w14:textId="6D098C51" w:rsidR="00B04920" w:rsidRPr="00B04920" w:rsidRDefault="00B04920" w:rsidP="00B04920">
            <w:pPr>
              <w:rPr>
                <w:rFonts w:cs="Arial"/>
                <w:sz w:val="20"/>
                <w:lang w:val="en-CA"/>
              </w:rPr>
            </w:pPr>
          </w:p>
        </w:tc>
      </w:tr>
      <w:tr w:rsidR="00B04920" w:rsidRPr="00F518BA" w14:paraId="6AFA3E11" w14:textId="77777777" w:rsidTr="00B04920">
        <w:tc>
          <w:tcPr>
            <w:tcW w:w="2695" w:type="dxa"/>
            <w:vAlign w:val="bottom"/>
          </w:tcPr>
          <w:p w14:paraId="52940058" w14:textId="4B28BE06" w:rsidR="00B04920" w:rsidRPr="00B04920" w:rsidRDefault="00B04920" w:rsidP="00B04920">
            <w:pPr>
              <w:rPr>
                <w:rFonts w:cs="Arial"/>
                <w:sz w:val="20"/>
                <w:lang w:val="en-CA"/>
              </w:rPr>
            </w:pPr>
          </w:p>
        </w:tc>
        <w:tc>
          <w:tcPr>
            <w:tcW w:w="5220" w:type="dxa"/>
            <w:vAlign w:val="bottom"/>
          </w:tcPr>
          <w:p w14:paraId="12DE0889" w14:textId="49CCA6D3" w:rsidR="00B04920" w:rsidRPr="00B04920" w:rsidRDefault="00B04920" w:rsidP="00B04920">
            <w:pPr>
              <w:rPr>
                <w:rFonts w:cs="Arial"/>
                <w:sz w:val="20"/>
                <w:lang w:val="en-CA"/>
              </w:rPr>
            </w:pPr>
          </w:p>
        </w:tc>
      </w:tr>
      <w:tr w:rsidR="00B04920" w:rsidRPr="00F518BA" w14:paraId="763E4C6B" w14:textId="77777777" w:rsidTr="00B04920">
        <w:tc>
          <w:tcPr>
            <w:tcW w:w="2695" w:type="dxa"/>
            <w:vAlign w:val="bottom"/>
          </w:tcPr>
          <w:p w14:paraId="1D2C0B43" w14:textId="5450AE28" w:rsidR="00B04920" w:rsidRPr="00B04920" w:rsidRDefault="00B04920" w:rsidP="00B04920">
            <w:pPr>
              <w:rPr>
                <w:rFonts w:cs="Arial"/>
                <w:sz w:val="20"/>
                <w:lang w:val="en-CA"/>
              </w:rPr>
            </w:pPr>
          </w:p>
        </w:tc>
        <w:tc>
          <w:tcPr>
            <w:tcW w:w="5220" w:type="dxa"/>
            <w:vAlign w:val="bottom"/>
          </w:tcPr>
          <w:p w14:paraId="3DB8D132" w14:textId="750ED00E" w:rsidR="00B04920" w:rsidRPr="00B04920" w:rsidRDefault="00B04920" w:rsidP="00B04920">
            <w:pPr>
              <w:rPr>
                <w:rFonts w:cs="Arial"/>
                <w:sz w:val="20"/>
                <w:lang w:val="en-CA"/>
              </w:rPr>
            </w:pPr>
          </w:p>
        </w:tc>
      </w:tr>
      <w:tr w:rsidR="00B04920" w:rsidRPr="00F518BA" w14:paraId="7DA64090" w14:textId="77777777" w:rsidTr="00B04920">
        <w:tc>
          <w:tcPr>
            <w:tcW w:w="2695" w:type="dxa"/>
            <w:vAlign w:val="bottom"/>
          </w:tcPr>
          <w:p w14:paraId="4F069C3B" w14:textId="563BFCDE" w:rsidR="00B04920" w:rsidRPr="00B04920" w:rsidRDefault="00B04920" w:rsidP="00B04920">
            <w:pPr>
              <w:rPr>
                <w:rFonts w:cs="Arial"/>
                <w:sz w:val="20"/>
                <w:lang w:val="en-CA"/>
              </w:rPr>
            </w:pPr>
          </w:p>
        </w:tc>
        <w:tc>
          <w:tcPr>
            <w:tcW w:w="5220" w:type="dxa"/>
            <w:vAlign w:val="bottom"/>
          </w:tcPr>
          <w:p w14:paraId="4BA46AE9" w14:textId="36362526" w:rsidR="00B04920" w:rsidRPr="00B04920" w:rsidRDefault="00B04920" w:rsidP="00B04920">
            <w:pPr>
              <w:rPr>
                <w:rFonts w:cs="Arial"/>
                <w:sz w:val="20"/>
                <w:lang w:val="en-CA"/>
              </w:rPr>
            </w:pPr>
          </w:p>
        </w:tc>
      </w:tr>
    </w:tbl>
    <w:p w14:paraId="317913E4" w14:textId="77777777" w:rsidR="000779BA" w:rsidRPr="00EA1D4D" w:rsidRDefault="00982EA7" w:rsidP="002A0014">
      <w:pPr>
        <w:pStyle w:val="Heading2"/>
      </w:pPr>
      <w:r>
        <w:t>SOURCES OF INFORMATION</w:t>
      </w:r>
    </w:p>
    <w:p w14:paraId="0CFCE1A1" w14:textId="3AC6F5AF" w:rsidR="00EC35A9" w:rsidRDefault="00EC35A9" w:rsidP="00605F69">
      <w:pPr>
        <w:pStyle w:val="BodyText"/>
      </w:pPr>
      <w:r w:rsidRPr="00A776D6">
        <w:rPr>
          <w:lang w:val="en-CA" w:eastAsia="en-CA"/>
        </w:rPr>
        <w:t xml:space="preserve">This Science Advisory Report </w:t>
      </w:r>
      <w:r w:rsidRPr="006B7C96">
        <w:rPr>
          <w:lang w:val="en-CA" w:eastAsia="en-CA"/>
        </w:rPr>
        <w:t xml:space="preserve">is from the </w:t>
      </w:r>
      <w:r w:rsidR="00AE79DB">
        <w:rPr>
          <w:lang w:val="en-CA" w:eastAsia="en-CA"/>
        </w:rPr>
        <w:t>February 10-11</w:t>
      </w:r>
      <w:r w:rsidR="00104899">
        <w:rPr>
          <w:lang w:val="en-CA" w:eastAsia="en-CA"/>
        </w:rPr>
        <w:t>, 2021</w:t>
      </w:r>
      <w:r w:rsidR="006A521B">
        <w:rPr>
          <w:lang w:val="en-CA" w:eastAsia="en-CA"/>
        </w:rPr>
        <w:t xml:space="preserve"> </w:t>
      </w:r>
      <w:r w:rsidRPr="00A776D6">
        <w:rPr>
          <w:lang w:val="en-CA" w:eastAsia="en-CA"/>
        </w:rPr>
        <w:t xml:space="preserve">regional advisory meeting </w:t>
      </w:r>
      <w:r>
        <w:rPr>
          <w:lang w:val="en-CA" w:eastAsia="en-CA"/>
        </w:rPr>
        <w:t xml:space="preserve">on the </w:t>
      </w:r>
      <w:r w:rsidR="006A521B">
        <w:rPr>
          <w:lang w:val="en-CA" w:eastAsia="en-CA"/>
        </w:rPr>
        <w:t>s</w:t>
      </w:r>
      <w:r w:rsidR="006A521B">
        <w:rPr>
          <w:rFonts w:ascii="Helvetica" w:hAnsi="Helvetica" w:cs="Helvetica"/>
          <w:color w:val="333333"/>
          <w:shd w:val="clear" w:color="auto" w:fill="FFFFFF"/>
        </w:rPr>
        <w:t xml:space="preserve">tock assessment of the southern Gulf of St. </w:t>
      </w:r>
      <w:r w:rsidR="00104899">
        <w:rPr>
          <w:rFonts w:ascii="Helvetica" w:hAnsi="Helvetica" w:cs="Helvetica"/>
          <w:color w:val="333333"/>
          <w:shd w:val="clear" w:color="auto" w:fill="FFFFFF"/>
        </w:rPr>
        <w:t>Lawrence snow crab stock to 2020</w:t>
      </w:r>
      <w:r w:rsidR="006A521B">
        <w:rPr>
          <w:rFonts w:ascii="Helvetica" w:hAnsi="Helvetica" w:cs="Helvetica"/>
          <w:color w:val="333333"/>
          <w:shd w:val="clear" w:color="auto" w:fill="FFFFFF"/>
        </w:rPr>
        <w:t xml:space="preserve"> and catch </w:t>
      </w:r>
      <w:r w:rsidR="00104899">
        <w:rPr>
          <w:rFonts w:ascii="Helvetica" w:hAnsi="Helvetica" w:cs="Helvetica"/>
          <w:color w:val="333333"/>
          <w:shd w:val="clear" w:color="auto" w:fill="FFFFFF"/>
        </w:rPr>
        <w:lastRenderedPageBreak/>
        <w:t>advice for the 2021</w:t>
      </w:r>
      <w:r w:rsidR="006A521B">
        <w:rPr>
          <w:rFonts w:ascii="Helvetica" w:hAnsi="Helvetica" w:cs="Helvetica"/>
          <w:color w:val="333333"/>
          <w:shd w:val="clear" w:color="auto" w:fill="FFFFFF"/>
        </w:rPr>
        <w:t xml:space="preserve"> fishery</w:t>
      </w:r>
      <w:r w:rsidRPr="00A776D6">
        <w:rPr>
          <w:lang w:val="en-CA" w:eastAsia="en-CA"/>
        </w:rPr>
        <w:t>.</w:t>
      </w:r>
      <w:r w:rsidRPr="00866029">
        <w:rPr>
          <w:lang w:val="en-CA" w:eastAsia="en-CA"/>
        </w:rPr>
        <w:t xml:space="preserve"> </w:t>
      </w:r>
      <w:r w:rsidR="006A521B" w:rsidRPr="007C3702">
        <w:t xml:space="preserve">Additional publications from this </w:t>
      </w:r>
      <w:r w:rsidR="006A521B">
        <w:t>meeting</w:t>
      </w:r>
      <w:r w:rsidR="006A521B" w:rsidRPr="007C3702">
        <w:t xml:space="preserve"> will be posted on the </w:t>
      </w:r>
      <w:hyperlink r:id="rId25" w:history="1">
        <w:r w:rsidR="006A521B" w:rsidRPr="00CC6526">
          <w:rPr>
            <w:rStyle w:val="Hyperlink"/>
          </w:rPr>
          <w:t>Fisheries and Oceans Canada</w:t>
        </w:r>
        <w:r w:rsidR="006A521B">
          <w:rPr>
            <w:rStyle w:val="Hyperlink"/>
          </w:rPr>
          <w:t xml:space="preserve"> (DFO)</w:t>
        </w:r>
        <w:r w:rsidR="006A521B" w:rsidRPr="00CC6526">
          <w:rPr>
            <w:rStyle w:val="Hyperlink"/>
          </w:rPr>
          <w:t xml:space="preserve"> Science Advisory Schedule</w:t>
        </w:r>
      </w:hyperlink>
      <w:r w:rsidR="006A521B">
        <w:t xml:space="preserve"> as they become available.</w:t>
      </w:r>
    </w:p>
    <w:p w14:paraId="7DCC15E9" w14:textId="77777777" w:rsidR="00104899" w:rsidRDefault="00104899" w:rsidP="00605F69">
      <w:pPr>
        <w:pStyle w:val="BodyText"/>
      </w:pPr>
    </w:p>
    <w:p w14:paraId="529180CE" w14:textId="77777777" w:rsidR="002D67F8" w:rsidRDefault="002D67F8" w:rsidP="0016233A">
      <w:pPr>
        <w:pStyle w:val="citation"/>
      </w:pPr>
      <w:r>
        <w:t xml:space="preserve">Benoît, H.P., and </w:t>
      </w:r>
      <w:proofErr w:type="spellStart"/>
      <w:r>
        <w:t>Cadigan</w:t>
      </w:r>
      <w:proofErr w:type="spellEnd"/>
      <w:r>
        <w:t>, N. 2016. Trends in the biomass, distribution, size composition and model-based estimates of commercial abundance of snow crab (</w:t>
      </w:r>
      <w:proofErr w:type="spellStart"/>
      <w:r w:rsidRPr="00667946">
        <w:rPr>
          <w:i/>
        </w:rPr>
        <w:t>Chionoecetes</w:t>
      </w:r>
      <w:proofErr w:type="spellEnd"/>
      <w:r w:rsidRPr="00667946">
        <w:rPr>
          <w:i/>
        </w:rPr>
        <w:t xml:space="preserve"> </w:t>
      </w:r>
      <w:proofErr w:type="spellStart"/>
      <w:r w:rsidRPr="00667946">
        <w:rPr>
          <w:i/>
        </w:rPr>
        <w:t>opilio</w:t>
      </w:r>
      <w:proofErr w:type="spellEnd"/>
      <w:r>
        <w:t xml:space="preserve">) based on the multi-species bottom trawl survey of the southern Gulf of St. Lawrence, 1980-2014. DFO Can. Sci. </w:t>
      </w:r>
      <w:proofErr w:type="spellStart"/>
      <w:r>
        <w:t>Advis</w:t>
      </w:r>
      <w:proofErr w:type="spellEnd"/>
      <w:r>
        <w:t>. Sec. Res. Doc. 2015/084. v + 25 p.</w:t>
      </w:r>
      <w:r w:rsidRPr="0016233A">
        <w:t xml:space="preserve"> </w:t>
      </w:r>
    </w:p>
    <w:p w14:paraId="5C68A21F" w14:textId="4492E615" w:rsidR="00B66842" w:rsidRPr="0016233A" w:rsidRDefault="00EC35A9" w:rsidP="0016233A">
      <w:pPr>
        <w:pStyle w:val="citation"/>
      </w:pPr>
      <w:r w:rsidRPr="0016233A">
        <w:t xml:space="preserve">DFO. 2009. </w:t>
      </w:r>
      <w:hyperlink r:id="rId26" w:history="1">
        <w:r w:rsidRPr="0016233A">
          <w:rPr>
            <w:rStyle w:val="Hyperlink"/>
          </w:rPr>
          <w:t>A fishery decision-making framework incorporating the Precautionary Approach</w:t>
        </w:r>
      </w:hyperlink>
      <w:r w:rsidRPr="0016233A">
        <w:t>.</w:t>
      </w:r>
    </w:p>
    <w:p w14:paraId="352067CA" w14:textId="77777777" w:rsidR="00EC35A9" w:rsidRPr="0016233A" w:rsidRDefault="00EC35A9" w:rsidP="0016233A">
      <w:pPr>
        <w:pStyle w:val="citation"/>
        <w:rPr>
          <w:highlight w:val="yellow"/>
        </w:rPr>
      </w:pPr>
      <w:r w:rsidRPr="0016233A">
        <w:t xml:space="preserve">DFO. 2010. </w:t>
      </w:r>
      <w:hyperlink r:id="rId27" w:history="1">
        <w:r w:rsidRPr="00D931C7">
          <w:rPr>
            <w:rStyle w:val="Hyperlink"/>
          </w:rPr>
          <w:t>Reference points consistent with the precautionary approach for snow crab in the southern Gulf of St. Lawrence</w:t>
        </w:r>
      </w:hyperlink>
      <w:r w:rsidRPr="0016233A">
        <w:t xml:space="preserve">. DFO Can. Sci. </w:t>
      </w:r>
      <w:proofErr w:type="spellStart"/>
      <w:r w:rsidRPr="0016233A">
        <w:t>Advis</w:t>
      </w:r>
      <w:proofErr w:type="spellEnd"/>
      <w:r w:rsidRPr="0016233A">
        <w:t xml:space="preserve">. Sec. Sci. </w:t>
      </w:r>
      <w:proofErr w:type="spellStart"/>
      <w:r w:rsidRPr="0016233A">
        <w:t>Advis</w:t>
      </w:r>
      <w:proofErr w:type="spellEnd"/>
      <w:r w:rsidRPr="0016233A">
        <w:t>. Rep. 2010/014.</w:t>
      </w:r>
    </w:p>
    <w:p w14:paraId="373A72C5" w14:textId="77777777" w:rsidR="00EC35A9" w:rsidRPr="0016233A" w:rsidRDefault="00EC35A9" w:rsidP="0016233A">
      <w:pPr>
        <w:pStyle w:val="citation"/>
      </w:pPr>
      <w:r w:rsidRPr="0016233A">
        <w:t xml:space="preserve">DFO 2012a. </w:t>
      </w:r>
      <w:hyperlink r:id="rId28" w:history="1">
        <w:r w:rsidRPr="00D931C7">
          <w:rPr>
            <w:rStyle w:val="Hyperlink"/>
          </w:rPr>
          <w:t>Proceedings of the Gulf Region Science Peer Review Framework Meeting of Assessment Methods for the Snow Crab Stock of the southern Gulf of St. Lawrence; November 21 to 25, 2011</w:t>
        </w:r>
      </w:hyperlink>
      <w:r w:rsidRPr="0016233A">
        <w:t xml:space="preserve">. DFO Can. Sci. </w:t>
      </w:r>
      <w:proofErr w:type="spellStart"/>
      <w:r w:rsidRPr="0016233A">
        <w:t>Advis</w:t>
      </w:r>
      <w:proofErr w:type="spellEnd"/>
      <w:r w:rsidRPr="0016233A">
        <w:t>. Sec. Proceed. Ser. 2012/023.</w:t>
      </w:r>
    </w:p>
    <w:p w14:paraId="5851C6DB" w14:textId="77777777" w:rsidR="00EC35A9" w:rsidRPr="0016233A" w:rsidRDefault="00EC35A9" w:rsidP="0016233A">
      <w:pPr>
        <w:pStyle w:val="citation"/>
      </w:pPr>
      <w:r w:rsidRPr="0016233A">
        <w:t xml:space="preserve">DFO. 2012b. </w:t>
      </w:r>
      <w:hyperlink r:id="rId29" w:history="1">
        <w:r w:rsidRPr="00D931C7">
          <w:rPr>
            <w:rStyle w:val="Hyperlink"/>
          </w:rPr>
          <w:t>Revised reference points for snow crab to account for the change in estimation area of the southern Gulf of St. Lawrence biological unit</w:t>
        </w:r>
      </w:hyperlink>
      <w:r w:rsidRPr="0016233A">
        <w:t xml:space="preserve">. DFO Can. Sci. </w:t>
      </w:r>
      <w:proofErr w:type="spellStart"/>
      <w:r w:rsidRPr="0016233A">
        <w:t>Advis</w:t>
      </w:r>
      <w:proofErr w:type="spellEnd"/>
      <w:r w:rsidRPr="0016233A">
        <w:t xml:space="preserve">. Sec. Sci. </w:t>
      </w:r>
      <w:proofErr w:type="spellStart"/>
      <w:r w:rsidRPr="0016233A">
        <w:t>Advis</w:t>
      </w:r>
      <w:proofErr w:type="spellEnd"/>
      <w:r w:rsidRPr="0016233A">
        <w:t>. Rep. 2012/002.</w:t>
      </w:r>
    </w:p>
    <w:p w14:paraId="5446B0D9" w14:textId="77777777" w:rsidR="00A14CCA" w:rsidRPr="0016233A" w:rsidRDefault="00A14CCA" w:rsidP="0016233A">
      <w:pPr>
        <w:pStyle w:val="citation"/>
      </w:pPr>
      <w:r w:rsidRPr="0016233A">
        <w:t xml:space="preserve">DFO. 2014a. </w:t>
      </w:r>
      <w:hyperlink r:id="rId30" w:history="1">
        <w:r w:rsidRPr="00D931C7">
          <w:rPr>
            <w:rStyle w:val="Hyperlink"/>
          </w:rPr>
          <w:t>Assessment of snow crab in the southern Gulf of St. Lawrence (Areas 12, 19, 12E and 12F) and advice for the 2014 fishery</w:t>
        </w:r>
      </w:hyperlink>
      <w:r w:rsidRPr="0016233A">
        <w:t xml:space="preserve">. DFO Can. Sci. </w:t>
      </w:r>
      <w:proofErr w:type="spellStart"/>
      <w:r w:rsidRPr="0016233A">
        <w:t>Advis</w:t>
      </w:r>
      <w:proofErr w:type="spellEnd"/>
      <w:r w:rsidRPr="0016233A">
        <w:t xml:space="preserve">. Sec. Sci. </w:t>
      </w:r>
      <w:proofErr w:type="spellStart"/>
      <w:r w:rsidRPr="0016233A">
        <w:t>Advis</w:t>
      </w:r>
      <w:proofErr w:type="spellEnd"/>
      <w:r w:rsidRPr="0016233A">
        <w:t>. Rep. 201</w:t>
      </w:r>
      <w:r w:rsidR="00D931C7">
        <w:t>4</w:t>
      </w:r>
      <w:r w:rsidRPr="0016233A">
        <w:t>/008.</w:t>
      </w:r>
    </w:p>
    <w:p w14:paraId="36FB6740" w14:textId="77777777" w:rsidR="00EC35A9" w:rsidRDefault="00EC35A9" w:rsidP="0016233A">
      <w:pPr>
        <w:pStyle w:val="citation"/>
      </w:pPr>
      <w:r w:rsidRPr="0016233A">
        <w:t>DFO. 2014</w:t>
      </w:r>
      <w:r w:rsidR="00A14CCA" w:rsidRPr="0016233A">
        <w:t>b</w:t>
      </w:r>
      <w:r w:rsidRPr="0016233A">
        <w:t xml:space="preserve">. </w:t>
      </w:r>
      <w:hyperlink r:id="rId31" w:history="1">
        <w:r w:rsidRPr="00D931C7">
          <w:rPr>
            <w:rStyle w:val="Hyperlink"/>
          </w:rPr>
          <w:t>Assessment of candidate harvest decision rules for compliance to the Precautionary Approach framework for the snow crab fishery in the southern Gulf of St. Lawrence</w:t>
        </w:r>
      </w:hyperlink>
      <w:r w:rsidRPr="0016233A">
        <w:t xml:space="preserve">. DFO Can. Sci. </w:t>
      </w:r>
      <w:proofErr w:type="spellStart"/>
      <w:r w:rsidRPr="0016233A">
        <w:t>Advis</w:t>
      </w:r>
      <w:proofErr w:type="spellEnd"/>
      <w:r w:rsidRPr="0016233A">
        <w:t xml:space="preserve">. Sec. Sci. </w:t>
      </w:r>
      <w:proofErr w:type="spellStart"/>
      <w:r w:rsidRPr="0016233A">
        <w:t>Advis</w:t>
      </w:r>
      <w:proofErr w:type="spellEnd"/>
      <w:r w:rsidRPr="0016233A">
        <w:t>. Rep. 2014/007.</w:t>
      </w:r>
    </w:p>
    <w:p w14:paraId="65B4C3BC" w14:textId="6DEA4EE7" w:rsidR="007D77AD" w:rsidRDefault="007D77AD" w:rsidP="0016233A">
      <w:pPr>
        <w:pStyle w:val="citation"/>
        <w:rPr>
          <w:rStyle w:val="Hyperlink"/>
        </w:rPr>
      </w:pPr>
      <w:r>
        <w:t>DFO. 201</w:t>
      </w:r>
      <w:r w:rsidR="002D74A1">
        <w:t>9</w:t>
      </w:r>
      <w:r>
        <w:t xml:space="preserve">. </w:t>
      </w:r>
      <w:hyperlink r:id="rId32" w:history="1">
        <w:r w:rsidR="00EA4384" w:rsidRPr="00EA4384">
          <w:rPr>
            <w:rStyle w:val="Hyperlink"/>
          </w:rPr>
          <w:t>Snow crab in the Southern Gulf of St. Lawrence – crab fishing areas 12, 12E, 12F and 19. Date modified: 2019-07-12</w:t>
        </w:r>
        <w:r w:rsidR="004371A0" w:rsidRPr="00EA4384">
          <w:rPr>
            <w:rStyle w:val="Hyperlink"/>
          </w:rPr>
          <w:t>.</w:t>
        </w:r>
      </w:hyperlink>
    </w:p>
    <w:p w14:paraId="2D1B0E95" w14:textId="1456FFAC" w:rsidR="002810E9" w:rsidRDefault="002810E9" w:rsidP="0016233A">
      <w:pPr>
        <w:pStyle w:val="citation"/>
      </w:pPr>
      <w:r w:rsidRPr="002810E9">
        <w:t>Hébert, M., Surette, T., Land</w:t>
      </w:r>
      <w:r w:rsidR="003F76E5">
        <w:t xml:space="preserve">ry, J.-F., and </w:t>
      </w:r>
      <w:proofErr w:type="spellStart"/>
      <w:r w:rsidR="003F76E5">
        <w:t>Moriyasu</w:t>
      </w:r>
      <w:proofErr w:type="spellEnd"/>
      <w:r w:rsidR="003F76E5">
        <w:t xml:space="preserve">, M. </w:t>
      </w:r>
      <w:r w:rsidR="00843F18">
        <w:t>2020</w:t>
      </w:r>
      <w:r w:rsidR="003F76E5">
        <w:t>. Review of the 201</w:t>
      </w:r>
      <w:r w:rsidR="00843F18">
        <w:t>9</w:t>
      </w:r>
      <w:r w:rsidRPr="002810E9">
        <w:t xml:space="preserve"> snow crab (</w:t>
      </w:r>
      <w:proofErr w:type="spellStart"/>
      <w:r w:rsidRPr="004371A0">
        <w:rPr>
          <w:i/>
        </w:rPr>
        <w:t>Chionoecetes</w:t>
      </w:r>
      <w:proofErr w:type="spellEnd"/>
      <w:r w:rsidRPr="004371A0">
        <w:rPr>
          <w:i/>
        </w:rPr>
        <w:t xml:space="preserve"> </w:t>
      </w:r>
      <w:proofErr w:type="spellStart"/>
      <w:r w:rsidRPr="004371A0">
        <w:rPr>
          <w:i/>
        </w:rPr>
        <w:t>opilio</w:t>
      </w:r>
      <w:proofErr w:type="spellEnd"/>
      <w:r w:rsidRPr="002810E9">
        <w:t xml:space="preserve">) fishery in the southern Gulf of St. Lawrence (Areas 12, 19, 12E and 12F). DFO Can. Sci. </w:t>
      </w:r>
      <w:proofErr w:type="spellStart"/>
      <w:r w:rsidRPr="002810E9">
        <w:t>Advis</w:t>
      </w:r>
      <w:proofErr w:type="spellEnd"/>
      <w:r w:rsidRPr="002810E9">
        <w:t>. Sec. Res. Doc.</w:t>
      </w:r>
      <w:r w:rsidR="003F76E5">
        <w:t xml:space="preserve"> 20</w:t>
      </w:r>
      <w:r w:rsidR="00843F18">
        <w:t>20</w:t>
      </w:r>
      <w:r w:rsidR="00700024">
        <w:t>/070</w:t>
      </w:r>
      <w:r w:rsidRPr="002810E9">
        <w:t>. iv + 4</w:t>
      </w:r>
      <w:r w:rsidR="00843F18">
        <w:t>6</w:t>
      </w:r>
      <w:r w:rsidRPr="002810E9">
        <w:t xml:space="preserve"> p. </w:t>
      </w:r>
    </w:p>
    <w:p w14:paraId="62C5FA0E" w14:textId="3D92FA03" w:rsidR="00EC35A9" w:rsidRDefault="00EC35A9" w:rsidP="0016233A">
      <w:pPr>
        <w:pStyle w:val="citation"/>
      </w:pPr>
      <w:r w:rsidRPr="00B8643B">
        <w:t xml:space="preserve">Sainte-Marie, B., Gosselin, T., </w:t>
      </w:r>
      <w:proofErr w:type="spellStart"/>
      <w:r w:rsidRPr="00B8643B">
        <w:t>Sévigny</w:t>
      </w:r>
      <w:proofErr w:type="spellEnd"/>
      <w:r w:rsidRPr="00B8643B">
        <w:t xml:space="preserve">, J.-M., and </w:t>
      </w:r>
      <w:proofErr w:type="spellStart"/>
      <w:r w:rsidRPr="00B8643B">
        <w:t>Urbani</w:t>
      </w:r>
      <w:proofErr w:type="spellEnd"/>
      <w:r w:rsidRPr="00B8643B">
        <w:t>, N. 20</w:t>
      </w:r>
      <w:r w:rsidR="007D3D9D" w:rsidRPr="00B8643B">
        <w:t xml:space="preserve">08. </w:t>
      </w:r>
      <w:r w:rsidR="007D3D9D">
        <w:t>The snow crab mating system</w:t>
      </w:r>
      <w:r w:rsidRPr="0016233A">
        <w:t>: opportunity for natural and unnatural selection in a changing environment. Bulletin of Marine Science 83: 131-161.</w:t>
      </w:r>
    </w:p>
    <w:p w14:paraId="739CACE9" w14:textId="77777777" w:rsidR="002D67F8" w:rsidRDefault="002D67F8" w:rsidP="002D67F8">
      <w:pPr>
        <w:pStyle w:val="citation"/>
      </w:pPr>
      <w:r>
        <w:t xml:space="preserve">Wade, E., </w:t>
      </w:r>
      <w:proofErr w:type="spellStart"/>
      <w:r>
        <w:t>Moriyasu</w:t>
      </w:r>
      <w:proofErr w:type="spellEnd"/>
      <w:r>
        <w:t xml:space="preserve">, M., and Hébert, M. 2014. </w:t>
      </w:r>
      <w:hyperlink r:id="rId33" w:tooltip="Methods and models used in the 2012 assessment of the snow crab (Chionoecetes opilio), stock in the southern Gulf of St-Lawrence" w:history="1">
        <w:r>
          <w:rPr>
            <w:rStyle w:val="Hyperlink"/>
          </w:rPr>
          <w:t>Methods and models used in the 2012 assessment of the snow crab (</w:t>
        </w:r>
        <w:proofErr w:type="spellStart"/>
        <w:r>
          <w:rPr>
            <w:rStyle w:val="Hyperlink"/>
            <w:i/>
            <w:iCs/>
          </w:rPr>
          <w:t>Chionoecetes</w:t>
        </w:r>
        <w:proofErr w:type="spellEnd"/>
        <w:r>
          <w:rPr>
            <w:rStyle w:val="Hyperlink"/>
            <w:i/>
            <w:iCs/>
          </w:rPr>
          <w:t xml:space="preserve"> </w:t>
        </w:r>
        <w:proofErr w:type="spellStart"/>
        <w:r>
          <w:rPr>
            <w:rStyle w:val="Hyperlink"/>
            <w:i/>
            <w:iCs/>
          </w:rPr>
          <w:t>opilio</w:t>
        </w:r>
        <w:proofErr w:type="spellEnd"/>
        <w:r>
          <w:rPr>
            <w:rStyle w:val="Hyperlink"/>
          </w:rPr>
          <w:t>), stock in the southern Gulf of St-</w:t>
        </w:r>
        <w:proofErr w:type="spellStart"/>
        <w:r>
          <w:rPr>
            <w:rStyle w:val="Hyperlink"/>
          </w:rPr>
          <w:t>Lawrence</w:t>
        </w:r>
      </w:hyperlink>
      <w:r w:rsidRPr="00381066">
        <w:rPr>
          <w:rStyle w:val="CommentReference"/>
          <w:rFonts w:eastAsiaTheme="majorEastAsia"/>
        </w:rPr>
        <w:t>.</w:t>
      </w:r>
      <w:r>
        <w:t>DFO</w:t>
      </w:r>
      <w:proofErr w:type="spellEnd"/>
      <w:r>
        <w:t xml:space="preserve"> Can. Sci. </w:t>
      </w:r>
      <w:proofErr w:type="spellStart"/>
      <w:r>
        <w:t>Advis</w:t>
      </w:r>
      <w:proofErr w:type="spellEnd"/>
      <w:r>
        <w:t>. Sec. Res. Doc. 2013/113.</w:t>
      </w:r>
    </w:p>
    <w:p w14:paraId="69BAAE26" w14:textId="50A05D3E" w:rsidR="00EE3838" w:rsidRPr="00D223C8" w:rsidRDefault="00BC1664" w:rsidP="002A0014">
      <w:pPr>
        <w:pStyle w:val="Heading2"/>
      </w:pPr>
      <w:r w:rsidRPr="00D223C8">
        <w:t>THIS REPORT IS AVAILABLE FROM THE:</w:t>
      </w:r>
    </w:p>
    <w:p w14:paraId="39B7D38D" w14:textId="77777777" w:rsidR="00EC35A9" w:rsidRPr="00D223C8" w:rsidRDefault="00EC35A9" w:rsidP="002F6CF2">
      <w:pPr>
        <w:pStyle w:val="BodyTextCentered"/>
      </w:pPr>
      <w:r>
        <w:t>Centre for Science Advice (CSA)</w:t>
      </w:r>
      <w:r w:rsidR="005A3D2C">
        <w:br/>
      </w:r>
      <w:r w:rsidRPr="00D223C8">
        <w:t>Fisheries and Oceans Canada</w:t>
      </w:r>
      <w:r w:rsidR="005A3D2C">
        <w:br/>
      </w:r>
      <w:r w:rsidR="0047195C">
        <w:t>Gulf</w:t>
      </w:r>
      <w:r w:rsidR="0047195C" w:rsidRPr="00D223C8">
        <w:t xml:space="preserve"> Region</w:t>
      </w:r>
      <w:r w:rsidR="0047195C">
        <w:br/>
      </w:r>
      <w:r>
        <w:t>P.O. Box 5030</w:t>
      </w:r>
      <w:r w:rsidR="005A3D2C">
        <w:br/>
      </w:r>
      <w:r>
        <w:t>Moncton, NB</w:t>
      </w:r>
      <w:r w:rsidR="005A3D2C">
        <w:br/>
      </w:r>
      <w:r>
        <w:t>E1C 9B6</w:t>
      </w:r>
    </w:p>
    <w:p w14:paraId="5C3BA9B4" w14:textId="0BA18C33" w:rsidR="005A3D2C" w:rsidRPr="00E15BDB" w:rsidRDefault="00EC35A9" w:rsidP="002F6CF2">
      <w:pPr>
        <w:pStyle w:val="BodyTextCentered"/>
        <w:rPr>
          <w:rStyle w:val="Hyperlink"/>
          <w:szCs w:val="22"/>
        </w:rPr>
      </w:pPr>
      <w:r w:rsidRPr="00D223C8">
        <w:lastRenderedPageBreak/>
        <w:t>Telephone:</w:t>
      </w:r>
      <w:r>
        <w:t xml:space="preserve"> 506</w:t>
      </w:r>
      <w:r w:rsidR="007D3D9D">
        <w:t>-</w:t>
      </w:r>
      <w:r w:rsidR="00104899">
        <w:t>961</w:t>
      </w:r>
      <w:r w:rsidR="007D3D9D">
        <w:t>-</w:t>
      </w:r>
      <w:r w:rsidR="00104899">
        <w:t>1146</w:t>
      </w:r>
      <w:r w:rsidR="005A3D2C">
        <w:br/>
      </w:r>
      <w:r w:rsidR="005A3D2C" w:rsidRPr="007E204B">
        <w:rPr>
          <w:lang w:val="en-CA"/>
        </w:rPr>
        <w:t xml:space="preserve">E-Mail: </w:t>
      </w:r>
      <w:hyperlink r:id="rId34" w:history="1">
        <w:r w:rsidR="005A3D2C" w:rsidRPr="006E6525">
          <w:rPr>
            <w:rStyle w:val="Hyperlink"/>
            <w:lang w:val="en-CA"/>
          </w:rPr>
          <w:t>csas-sccs@dfo-mpo.gc.ca</w:t>
        </w:r>
      </w:hyperlink>
      <w:r w:rsidR="005A3D2C">
        <w:rPr>
          <w:lang w:val="en-CA"/>
        </w:rPr>
        <w:br/>
      </w:r>
      <w:r w:rsidR="005A3D2C" w:rsidRPr="0062577F">
        <w:t xml:space="preserve">Internet address: </w:t>
      </w:r>
      <w:r w:rsidR="005A3D2C" w:rsidRPr="00E15BDB">
        <w:fldChar w:fldCharType="begin"/>
      </w:r>
      <w:r w:rsidR="005A3D2C">
        <w:instrText>HYPERLINK "http://www.dfo-mpo.gc.ca/csas-sccs/" \o "Fisheries and Oceans Canada / Canadian Science Advisory Secretariat"</w:instrText>
      </w:r>
      <w:r w:rsidR="005A3D2C" w:rsidRPr="00E15BDB">
        <w:fldChar w:fldCharType="separate"/>
      </w:r>
      <w:r w:rsidR="005A3D2C" w:rsidRPr="00E15BDB">
        <w:rPr>
          <w:rStyle w:val="Hyperlink"/>
          <w:szCs w:val="22"/>
        </w:rPr>
        <w:t>w</w:t>
      </w:r>
      <w:bookmarkStart w:id="8" w:name="_Hlt40866439"/>
      <w:r w:rsidR="005A3D2C" w:rsidRPr="00E15BDB">
        <w:rPr>
          <w:rStyle w:val="Hyperlink"/>
          <w:szCs w:val="22"/>
        </w:rPr>
        <w:t>w</w:t>
      </w:r>
      <w:bookmarkStart w:id="9" w:name="_Hlt40866413"/>
      <w:bookmarkEnd w:id="8"/>
      <w:r w:rsidR="005A3D2C" w:rsidRPr="00E15BDB">
        <w:rPr>
          <w:rStyle w:val="Hyperlink"/>
          <w:szCs w:val="22"/>
        </w:rPr>
        <w:t>w</w:t>
      </w:r>
      <w:bookmarkEnd w:id="9"/>
      <w:r w:rsidR="005A3D2C" w:rsidRPr="00E15BDB">
        <w:rPr>
          <w:rStyle w:val="Hyperlink"/>
          <w:szCs w:val="22"/>
        </w:rPr>
        <w:t>.d</w:t>
      </w:r>
      <w:bookmarkStart w:id="10" w:name="_Hlt40866533"/>
      <w:r w:rsidR="005A3D2C" w:rsidRPr="00E15BDB">
        <w:rPr>
          <w:rStyle w:val="Hyperlink"/>
          <w:szCs w:val="22"/>
        </w:rPr>
        <w:t>f</w:t>
      </w:r>
      <w:bookmarkEnd w:id="10"/>
      <w:r w:rsidR="005A3D2C" w:rsidRPr="00E15BDB">
        <w:rPr>
          <w:rStyle w:val="Hyperlink"/>
          <w:szCs w:val="22"/>
        </w:rPr>
        <w:t>o-mpo.gc.ca/csas-sccs</w:t>
      </w:r>
      <w:r w:rsidR="005A3D2C">
        <w:rPr>
          <w:rStyle w:val="Hyperlink"/>
          <w:szCs w:val="22"/>
        </w:rPr>
        <w:t>/</w:t>
      </w:r>
    </w:p>
    <w:p w14:paraId="77EA444A" w14:textId="40338365" w:rsidR="00EE3838" w:rsidRPr="00D223C8" w:rsidRDefault="005A3D2C" w:rsidP="002F6CF2">
      <w:pPr>
        <w:pStyle w:val="BodyTextCentered"/>
      </w:pPr>
      <w:r w:rsidRPr="00E15BDB">
        <w:rPr>
          <w:szCs w:val="22"/>
        </w:rPr>
        <w:fldChar w:fldCharType="end"/>
      </w:r>
      <w:r w:rsidR="00EE3838">
        <w:t>ISSN 1919-5087</w:t>
      </w:r>
      <w:r w:rsidR="00EE3838">
        <w:br/>
      </w:r>
      <w:r w:rsidR="00EE3838" w:rsidRPr="00D223C8">
        <w:t xml:space="preserve">© Her Majesty the Queen in Right of Canada, </w:t>
      </w:r>
      <w:r w:rsidR="00104899">
        <w:t>2021</w:t>
      </w:r>
    </w:p>
    <w:p w14:paraId="714ACC48" w14:textId="77777777" w:rsidR="00EE3838" w:rsidRPr="00B634E3" w:rsidRDefault="004A20A5" w:rsidP="00525AEF">
      <w:pPr>
        <w:pStyle w:val="BodyText"/>
        <w:jc w:val="center"/>
      </w:pPr>
      <w:r w:rsidRPr="00D223C8">
        <w:object w:dxaOrig="1307" w:dyaOrig="1299" w14:anchorId="6735D713">
          <v:shape id="_x0000_i1025" type="#_x0000_t75" alt="please recycle" style="width:36.55pt;height:36.55pt" o:ole="" fillcolor="window">
            <v:imagedata r:id="rId35" o:title=""/>
          </v:shape>
          <o:OLEObject Type="Embed" ProgID="MS_ClipArt_Gallery.5" ShapeID="_x0000_i1025" DrawAspect="Content" ObjectID="_1675510595" r:id="rId36"/>
        </w:object>
      </w:r>
    </w:p>
    <w:p w14:paraId="5D8BDAAB" w14:textId="77777777" w:rsidR="00FE20D6" w:rsidRPr="00C859C6" w:rsidRDefault="000A59CB" w:rsidP="00EE3838">
      <w:pPr>
        <w:pStyle w:val="Correctcitation"/>
      </w:pPr>
      <w:r>
        <w:t>C</w:t>
      </w:r>
      <w:r w:rsidR="00EE3838">
        <w:t>orrect Citation for this Publication:</w:t>
      </w:r>
    </w:p>
    <w:p w14:paraId="5950BD58" w14:textId="0582969C" w:rsidR="00EC35A9" w:rsidRDefault="00AE79DB" w:rsidP="00602226">
      <w:pPr>
        <w:pStyle w:val="citation"/>
        <w:rPr>
          <w:i/>
          <w:lang w:val="fr-FR"/>
        </w:rPr>
      </w:pPr>
      <w:r>
        <w:t>DFO. 2021</w:t>
      </w:r>
      <w:r w:rsidR="00EC35A9" w:rsidRPr="00EC35A9">
        <w:t xml:space="preserve">. Assessment of snow crab </w:t>
      </w:r>
      <w:r w:rsidR="00605F69">
        <w:t>(</w:t>
      </w:r>
      <w:proofErr w:type="spellStart"/>
      <w:r w:rsidR="00605F69" w:rsidRPr="00605F69">
        <w:rPr>
          <w:i/>
        </w:rPr>
        <w:t>Chionoecetes</w:t>
      </w:r>
      <w:proofErr w:type="spellEnd"/>
      <w:r w:rsidR="00605F69" w:rsidRPr="00605F69">
        <w:rPr>
          <w:i/>
        </w:rPr>
        <w:t xml:space="preserve"> </w:t>
      </w:r>
      <w:proofErr w:type="spellStart"/>
      <w:r w:rsidR="00605F69" w:rsidRPr="00605F69">
        <w:rPr>
          <w:i/>
        </w:rPr>
        <w:t>opilio</w:t>
      </w:r>
      <w:proofErr w:type="spellEnd"/>
      <w:r w:rsidR="00605F69">
        <w:t xml:space="preserve">) </w:t>
      </w:r>
      <w:r w:rsidR="00EC35A9" w:rsidRPr="00EC35A9">
        <w:t>in the southern Gulf of St.</w:t>
      </w:r>
      <w:r w:rsidR="00602226">
        <w:t> </w:t>
      </w:r>
      <w:r w:rsidR="00EC35A9" w:rsidRPr="00EC35A9">
        <w:t xml:space="preserve">Lawrence (Areas 12, 19, 12E </w:t>
      </w:r>
      <w:r w:rsidR="0028464D">
        <w:t xml:space="preserve">and 12F) </w:t>
      </w:r>
      <w:r>
        <w:t>to 2020</w:t>
      </w:r>
      <w:r w:rsidR="0074069A">
        <w:t xml:space="preserve"> </w:t>
      </w:r>
      <w:r>
        <w:t>and advice for the 2021</w:t>
      </w:r>
      <w:r w:rsidR="00EC35A9" w:rsidRPr="00EC35A9">
        <w:t xml:space="preserve"> fishery. </w:t>
      </w:r>
      <w:r w:rsidR="00EC35A9" w:rsidRPr="00EC35A9">
        <w:rPr>
          <w:lang w:val="fr-FR"/>
        </w:rPr>
        <w:t xml:space="preserve">DFO Can. </w:t>
      </w:r>
      <w:proofErr w:type="spellStart"/>
      <w:r w:rsidR="00EC35A9" w:rsidRPr="00EC35A9">
        <w:rPr>
          <w:lang w:val="fr-FR"/>
        </w:rPr>
        <w:t>Sci</w:t>
      </w:r>
      <w:proofErr w:type="spellEnd"/>
      <w:r w:rsidR="00EC35A9" w:rsidRPr="00EC35A9">
        <w:rPr>
          <w:lang w:val="fr-FR"/>
        </w:rPr>
        <w:t xml:space="preserve">. </w:t>
      </w:r>
      <w:proofErr w:type="spellStart"/>
      <w:r w:rsidR="00EC35A9" w:rsidRPr="00EC35A9">
        <w:rPr>
          <w:lang w:val="fr-FR"/>
        </w:rPr>
        <w:t>A</w:t>
      </w:r>
      <w:r w:rsidR="00174DFD">
        <w:rPr>
          <w:lang w:val="fr-FR"/>
        </w:rPr>
        <w:t>dvis</w:t>
      </w:r>
      <w:proofErr w:type="spellEnd"/>
      <w:r w:rsidR="003F76E5">
        <w:rPr>
          <w:lang w:val="fr-FR"/>
        </w:rPr>
        <w:t xml:space="preserve">. Sec. </w:t>
      </w:r>
      <w:proofErr w:type="spellStart"/>
      <w:r w:rsidR="003F76E5">
        <w:rPr>
          <w:lang w:val="fr-FR"/>
        </w:rPr>
        <w:t>Sci</w:t>
      </w:r>
      <w:proofErr w:type="spellEnd"/>
      <w:r w:rsidR="003F76E5">
        <w:rPr>
          <w:lang w:val="fr-FR"/>
        </w:rPr>
        <w:t xml:space="preserve">. </w:t>
      </w:r>
      <w:proofErr w:type="spellStart"/>
      <w:r w:rsidR="003F76E5">
        <w:rPr>
          <w:lang w:val="fr-FR"/>
        </w:rPr>
        <w:t>Advis</w:t>
      </w:r>
      <w:proofErr w:type="spellEnd"/>
      <w:r w:rsidR="003F76E5">
        <w:rPr>
          <w:lang w:val="fr-FR"/>
        </w:rPr>
        <w:t xml:space="preserve">. </w:t>
      </w:r>
      <w:proofErr w:type="spellStart"/>
      <w:r w:rsidR="003F76E5">
        <w:rPr>
          <w:lang w:val="fr-FR"/>
        </w:rPr>
        <w:t>Rep</w:t>
      </w:r>
      <w:proofErr w:type="spellEnd"/>
      <w:r w:rsidR="003F76E5">
        <w:rPr>
          <w:lang w:val="fr-FR"/>
        </w:rPr>
        <w:t>. 202</w:t>
      </w:r>
      <w:r w:rsidR="00F71226">
        <w:rPr>
          <w:lang w:val="fr-FR"/>
        </w:rPr>
        <w:t>1</w:t>
      </w:r>
      <w:r w:rsidR="00A14CCA">
        <w:rPr>
          <w:lang w:val="fr-FR"/>
        </w:rPr>
        <w:t>/</w:t>
      </w:r>
      <w:r w:rsidR="00A14CCA" w:rsidRPr="004371A0">
        <w:rPr>
          <w:highlight w:val="yellow"/>
          <w:lang w:val="fr-FR"/>
        </w:rPr>
        <w:t>0</w:t>
      </w:r>
      <w:r w:rsidR="003900C8" w:rsidRPr="004371A0">
        <w:rPr>
          <w:highlight w:val="yellow"/>
          <w:lang w:val="fr-FR"/>
        </w:rPr>
        <w:t>XX</w:t>
      </w:r>
      <w:r w:rsidR="00EC35A9" w:rsidRPr="00EC35A9">
        <w:rPr>
          <w:lang w:val="fr-FR"/>
        </w:rPr>
        <w:t>.</w:t>
      </w:r>
    </w:p>
    <w:p w14:paraId="097CB00A" w14:textId="77777777" w:rsidR="008108BB" w:rsidRPr="00E159E3" w:rsidRDefault="00376BB5" w:rsidP="00EE3838">
      <w:pPr>
        <w:pStyle w:val="Correctcitation-otherlanguages"/>
        <w:rPr>
          <w:lang w:val="fr-CA"/>
        </w:rPr>
      </w:pPr>
      <w:r>
        <w:rPr>
          <w:lang w:val="fr-CA"/>
        </w:rPr>
        <w:t>Aussi disponible en français :</w:t>
      </w:r>
    </w:p>
    <w:p w14:paraId="0F7A25A9" w14:textId="6FED2163" w:rsidR="00EC35A9" w:rsidRPr="006F3FB7" w:rsidRDefault="00AE79DB" w:rsidP="00602226">
      <w:pPr>
        <w:pStyle w:val="citation-otherlanguage"/>
        <w:rPr>
          <w:lang w:val="fr-CA"/>
        </w:rPr>
      </w:pPr>
      <w:r>
        <w:rPr>
          <w:lang w:val="fr-CA"/>
        </w:rPr>
        <w:t>MPO. 2021</w:t>
      </w:r>
      <w:r w:rsidR="00EC35A9" w:rsidRPr="006F3FB7">
        <w:rPr>
          <w:lang w:val="fr-CA"/>
        </w:rPr>
        <w:t xml:space="preserve">. Évaluation du crabe des neiges </w:t>
      </w:r>
      <w:r w:rsidR="001D4B9C" w:rsidRPr="006F3FB7">
        <w:rPr>
          <w:lang w:val="fr-CA"/>
        </w:rPr>
        <w:t>(</w:t>
      </w:r>
      <w:proofErr w:type="spellStart"/>
      <w:r w:rsidR="001D4B9C" w:rsidRPr="006F3FB7">
        <w:rPr>
          <w:lang w:val="fr-CA"/>
        </w:rPr>
        <w:t>Chionoecetes</w:t>
      </w:r>
      <w:proofErr w:type="spellEnd"/>
      <w:r w:rsidR="001D4B9C" w:rsidRPr="006F3FB7">
        <w:rPr>
          <w:lang w:val="fr-CA"/>
        </w:rPr>
        <w:t xml:space="preserve"> </w:t>
      </w:r>
      <w:proofErr w:type="spellStart"/>
      <w:r w:rsidR="001D4B9C" w:rsidRPr="006F3FB7">
        <w:rPr>
          <w:lang w:val="fr-CA"/>
        </w:rPr>
        <w:t>opilio</w:t>
      </w:r>
      <w:proofErr w:type="spellEnd"/>
      <w:r w:rsidR="001D4B9C" w:rsidRPr="006F3FB7">
        <w:rPr>
          <w:lang w:val="fr-CA"/>
        </w:rPr>
        <w:t xml:space="preserve">) </w:t>
      </w:r>
      <w:r w:rsidR="00EC35A9" w:rsidRPr="006F3FB7">
        <w:rPr>
          <w:lang w:val="fr-CA"/>
        </w:rPr>
        <w:t xml:space="preserve">du sud du golfe du Saint-Laurent (zones 12, 19, 12E et 12F) </w:t>
      </w:r>
      <w:r>
        <w:rPr>
          <w:lang w:val="fr-CA"/>
        </w:rPr>
        <w:t>jusqu’en 2020</w:t>
      </w:r>
      <w:r w:rsidR="0074069A">
        <w:rPr>
          <w:lang w:val="fr-CA"/>
        </w:rPr>
        <w:t xml:space="preserve"> </w:t>
      </w:r>
      <w:r w:rsidR="00EC35A9" w:rsidRPr="006F3FB7">
        <w:rPr>
          <w:lang w:val="fr-CA"/>
        </w:rPr>
        <w:t>et avis pour la pêche de 20</w:t>
      </w:r>
      <w:r>
        <w:rPr>
          <w:lang w:val="fr-CA"/>
        </w:rPr>
        <w:t>21</w:t>
      </w:r>
      <w:r w:rsidR="00EC35A9" w:rsidRPr="006F3FB7">
        <w:rPr>
          <w:lang w:val="fr-CA"/>
        </w:rPr>
        <w:t xml:space="preserve">. </w:t>
      </w:r>
      <w:proofErr w:type="spellStart"/>
      <w:r w:rsidR="00EC35A9" w:rsidRPr="006F3FB7">
        <w:rPr>
          <w:lang w:val="fr-CA"/>
        </w:rPr>
        <w:t>Secr</w:t>
      </w:r>
      <w:proofErr w:type="spellEnd"/>
      <w:r w:rsidR="00EC35A9" w:rsidRPr="006F3FB7">
        <w:rPr>
          <w:lang w:val="fr-CA"/>
        </w:rPr>
        <w:t xml:space="preserve">. </w:t>
      </w:r>
      <w:proofErr w:type="spellStart"/>
      <w:r w:rsidR="00EC35A9" w:rsidRPr="006F3FB7">
        <w:rPr>
          <w:lang w:val="fr-CA"/>
        </w:rPr>
        <w:t>can</w:t>
      </w:r>
      <w:proofErr w:type="spellEnd"/>
      <w:r w:rsidR="00EC35A9" w:rsidRPr="006F3FB7">
        <w:rPr>
          <w:lang w:val="fr-CA"/>
        </w:rPr>
        <w:t xml:space="preserve">. de </w:t>
      </w:r>
      <w:proofErr w:type="spellStart"/>
      <w:r w:rsidR="00EC35A9" w:rsidRPr="006F3FB7">
        <w:rPr>
          <w:lang w:val="fr-CA"/>
        </w:rPr>
        <w:t>consult</w:t>
      </w:r>
      <w:proofErr w:type="spellEnd"/>
      <w:r w:rsidR="00EC35A9" w:rsidRPr="006F3FB7">
        <w:rPr>
          <w:lang w:val="fr-CA"/>
        </w:rPr>
        <w:t xml:space="preserve">. </w:t>
      </w:r>
      <w:proofErr w:type="spellStart"/>
      <w:r w:rsidR="00EC35A9" w:rsidRPr="006F3FB7">
        <w:rPr>
          <w:lang w:val="fr-CA"/>
        </w:rPr>
        <w:t>Sci</w:t>
      </w:r>
      <w:proofErr w:type="spellEnd"/>
      <w:r w:rsidR="00EC35A9" w:rsidRPr="006F3FB7">
        <w:rPr>
          <w:lang w:val="fr-CA"/>
        </w:rPr>
        <w:t>. du MPO</w:t>
      </w:r>
      <w:r w:rsidR="0098637C" w:rsidRPr="006F3FB7">
        <w:rPr>
          <w:lang w:val="fr-CA"/>
        </w:rPr>
        <w:t>.</w:t>
      </w:r>
      <w:r w:rsidR="003F76E5">
        <w:rPr>
          <w:lang w:val="fr-CA"/>
        </w:rPr>
        <w:t xml:space="preserve"> Avis </w:t>
      </w:r>
      <w:proofErr w:type="spellStart"/>
      <w:r w:rsidR="003F76E5">
        <w:rPr>
          <w:lang w:val="fr-CA"/>
        </w:rPr>
        <w:t>sci</w:t>
      </w:r>
      <w:proofErr w:type="spellEnd"/>
      <w:r w:rsidR="003F76E5">
        <w:rPr>
          <w:lang w:val="fr-CA"/>
        </w:rPr>
        <w:t>. 202</w:t>
      </w:r>
      <w:r w:rsidR="00F71226">
        <w:rPr>
          <w:lang w:val="fr-CA"/>
        </w:rPr>
        <w:t>1</w:t>
      </w:r>
      <w:r w:rsidR="00EC35A9" w:rsidRPr="006F3FB7">
        <w:rPr>
          <w:lang w:val="fr-CA"/>
        </w:rPr>
        <w:t>/</w:t>
      </w:r>
      <w:r w:rsidR="00174DFD" w:rsidRPr="006F3FB7">
        <w:rPr>
          <w:lang w:val="fr-CA"/>
        </w:rPr>
        <w:t>0</w:t>
      </w:r>
      <w:r w:rsidR="003900C8">
        <w:rPr>
          <w:lang w:val="fr-CA"/>
        </w:rPr>
        <w:t>XX</w:t>
      </w:r>
      <w:r w:rsidR="00EC35A9" w:rsidRPr="006F3FB7">
        <w:rPr>
          <w:lang w:val="fr-CA"/>
        </w:rPr>
        <w:t>.</w:t>
      </w:r>
    </w:p>
    <w:sectPr w:rsidR="00EC35A9" w:rsidRPr="006F3FB7" w:rsidSect="00F30853">
      <w:headerReference w:type="even" r:id="rId37"/>
      <w:headerReference w:type="default" r:id="rId38"/>
      <w:footerReference w:type="even" r:id="rId39"/>
      <w:footerReference w:type="default" r:id="rId40"/>
      <w:headerReference w:type="first" r:id="rId41"/>
      <w:footerReference w:type="first" r:id="rId42"/>
      <w:pgSz w:w="12240" w:h="15840" w:code="1"/>
      <w:pgMar w:top="1440" w:right="1440" w:bottom="1440" w:left="1440" w:header="862" w:footer="601" w:gutter="0"/>
      <w:cols w:space="36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ndeau, Amélie" w:date="2021-02-22T13:26:00Z" w:initials="RA">
    <w:p w14:paraId="19AED20A" w14:textId="0EFE2350" w:rsidR="00FC7BCE" w:rsidRDefault="00FC7BCE">
      <w:pPr>
        <w:pStyle w:val="CommentText"/>
      </w:pPr>
      <w:r>
        <w:rPr>
          <w:rStyle w:val="CommentReference"/>
        </w:rPr>
        <w:annotationRef/>
      </w:r>
      <w:r>
        <w:t>Change title?</w:t>
      </w:r>
    </w:p>
  </w:comment>
  <w:comment w:id="1" w:author="Rondeau, Amélie" w:date="2021-02-19T10:22:00Z" w:initials="RA">
    <w:p w14:paraId="7F7F14DC" w14:textId="48FBB1F3" w:rsidR="00FC7BCE" w:rsidRDefault="00FC7BCE">
      <w:pPr>
        <w:pStyle w:val="CommentText"/>
      </w:pPr>
      <w:r>
        <w:rPr>
          <w:rStyle w:val="CommentReference"/>
        </w:rPr>
        <w:annotationRef/>
      </w:r>
      <w:r>
        <w:t>Refine those numbers; based on what?</w:t>
      </w:r>
    </w:p>
  </w:comment>
  <w:comment w:id="2" w:author="Rondeau, Amélie" w:date="2021-02-12T10:22:00Z" w:initials="RA">
    <w:p w14:paraId="5DB6125A" w14:textId="602605D6" w:rsidR="00FC7BCE" w:rsidRDefault="00FC7BCE">
      <w:pPr>
        <w:pStyle w:val="CommentText"/>
      </w:pPr>
      <w:r>
        <w:rPr>
          <w:rStyle w:val="CommentReference"/>
        </w:rPr>
        <w:annotationRef/>
      </w:r>
      <w:r>
        <w:t>Total landings were changed from data by Alan D. Does that change CPUE?</w:t>
      </w:r>
    </w:p>
  </w:comment>
  <w:comment w:id="4" w:author="Rondeau, Amélie" w:date="2021-02-22T09:15:00Z" w:initials="RA">
    <w:p w14:paraId="0C568696" w14:textId="0D320F25" w:rsidR="00FC7BCE" w:rsidRDefault="00FC7BCE">
      <w:pPr>
        <w:pStyle w:val="CommentText"/>
      </w:pPr>
      <w:r>
        <w:rPr>
          <w:rStyle w:val="CommentReference"/>
        </w:rPr>
        <w:annotationRef/>
      </w:r>
      <w:r>
        <w:t>Not sure we need this figure anymore…</w:t>
      </w:r>
    </w:p>
  </w:comment>
  <w:comment w:id="6" w:author="Rondeau, Amélie" w:date="2021-02-22T14:17:00Z" w:initials="RA">
    <w:p w14:paraId="750FAE10" w14:textId="3D7553E7" w:rsidR="003D744A" w:rsidRDefault="003D744A">
      <w:pPr>
        <w:pStyle w:val="CommentText"/>
      </w:pPr>
      <w:r>
        <w:rPr>
          <w:rStyle w:val="CommentReference"/>
        </w:rPr>
        <w:annotationRef/>
      </w:r>
      <w:r>
        <w:t>Use proportions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AED20A" w15:done="0"/>
  <w15:commentEx w15:paraId="7F7F14DC" w15:done="0"/>
  <w15:commentEx w15:paraId="5DB6125A" w15:done="0"/>
  <w15:commentEx w15:paraId="0C568696" w15:done="0"/>
  <w15:commentEx w15:paraId="750FAE1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9B1D7" w14:textId="77777777" w:rsidR="005F43E2" w:rsidRDefault="005F43E2">
      <w:r>
        <w:separator/>
      </w:r>
    </w:p>
    <w:p w14:paraId="0F4860BF" w14:textId="77777777" w:rsidR="005F43E2" w:rsidRDefault="005F43E2"/>
  </w:endnote>
  <w:endnote w:type="continuationSeparator" w:id="0">
    <w:p w14:paraId="2AE7B042" w14:textId="77777777" w:rsidR="005F43E2" w:rsidRDefault="005F43E2">
      <w:r>
        <w:continuationSeparator/>
      </w:r>
    </w:p>
    <w:p w14:paraId="1561AB32" w14:textId="77777777" w:rsidR="005F43E2" w:rsidRDefault="005F43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B0D1C" w14:textId="77777777" w:rsidR="00FC7BCE" w:rsidRDefault="00FC7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C6B4A" w14:textId="28E029E6" w:rsidR="00FC7BCE" w:rsidRDefault="00FC7BCE" w:rsidP="004209B6">
    <w:pPr>
      <w:pBdr>
        <w:top w:val="single" w:sz="6" w:space="1" w:color="auto"/>
      </w:pBdr>
      <w:jc w:val="center"/>
    </w:pPr>
    <w:r>
      <w:rPr>
        <w:rStyle w:val="PageNumber"/>
      </w:rPr>
      <w:fldChar w:fldCharType="begin"/>
    </w:r>
    <w:r>
      <w:rPr>
        <w:rStyle w:val="PageNumber"/>
      </w:rPr>
      <w:instrText xml:space="preserve"> PAGE </w:instrText>
    </w:r>
    <w:r>
      <w:rPr>
        <w:rStyle w:val="PageNumber"/>
      </w:rPr>
      <w:fldChar w:fldCharType="separate"/>
    </w:r>
    <w:r w:rsidR="0009290F">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9A6AB" w14:textId="5FEE3781" w:rsidR="00FC7BCE" w:rsidRPr="00313CB3" w:rsidRDefault="00FC7BCE" w:rsidP="00253800">
    <w:pPr>
      <w:pStyle w:val="BodyText"/>
      <w:pBdr>
        <w:top w:val="single" w:sz="4" w:space="1" w:color="auto"/>
      </w:pBdr>
      <w:tabs>
        <w:tab w:val="right" w:pos="9356"/>
      </w:tabs>
    </w:pPr>
    <w:r>
      <w:rPr>
        <w:lang w:val="en-GB"/>
      </w:rPr>
      <w:t>February 2021</w:t>
    </w:r>
    <w:r>
      <w:rPr>
        <w:lang w:val="en-GB"/>
      </w:rPr>
      <w:tab/>
    </w:r>
    <w:r>
      <w:rPr>
        <w:noProof/>
      </w:rPr>
      <w:drawing>
        <wp:inline distT="0" distB="0" distL="0" distR="0" wp14:anchorId="1275E9A9" wp14:editId="5091AEA4">
          <wp:extent cx="1101725" cy="283845"/>
          <wp:effectExtent l="0" t="0" r="3175" b="190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725" cy="28384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804C4F" w14:textId="77777777" w:rsidR="005F43E2" w:rsidRDefault="005F43E2">
      <w:r>
        <w:separator/>
      </w:r>
    </w:p>
  </w:footnote>
  <w:footnote w:type="continuationSeparator" w:id="0">
    <w:p w14:paraId="6A119E55" w14:textId="77777777" w:rsidR="005F43E2" w:rsidRDefault="005F43E2">
      <w:r>
        <w:continuationSeparator/>
      </w:r>
    </w:p>
    <w:p w14:paraId="40F4166B" w14:textId="77777777" w:rsidR="005F43E2" w:rsidRDefault="005F43E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B67A4" w14:textId="77777777" w:rsidR="00FC7BCE" w:rsidRDefault="00FC7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4676"/>
      <w:gridCol w:w="4684"/>
    </w:tblGrid>
    <w:tr w:rsidR="00FC7BCE" w14:paraId="6BF0EE16" w14:textId="77777777" w:rsidTr="002D67F8">
      <w:tc>
        <w:tcPr>
          <w:tcW w:w="4788" w:type="dxa"/>
          <w:vAlign w:val="bottom"/>
        </w:tcPr>
        <w:p w14:paraId="6149A857" w14:textId="35256725" w:rsidR="00FC7BCE" w:rsidRDefault="00FC7BCE" w:rsidP="002D67F8">
          <w:pPr>
            <w:pStyle w:val="Header"/>
          </w:pPr>
          <w:r>
            <w:t>Gulf</w:t>
          </w:r>
          <w:r w:rsidRPr="00B17116">
            <w:t xml:space="preserve"> Region</w:t>
          </w:r>
        </w:p>
      </w:tc>
      <w:tc>
        <w:tcPr>
          <w:tcW w:w="4788" w:type="dxa"/>
        </w:tcPr>
        <w:p w14:paraId="61CC0BE3" w14:textId="35CB16BB" w:rsidR="00FC7BCE" w:rsidRDefault="00FC7BCE" w:rsidP="002D67F8">
          <w:pPr>
            <w:pStyle w:val="Header"/>
            <w:jc w:val="right"/>
          </w:pPr>
          <w:r>
            <w:t xml:space="preserve">Snow Crab </w:t>
          </w:r>
          <w:r>
            <w:br/>
            <w:t>Southern Gulf of St. Lawrence</w:t>
          </w:r>
        </w:p>
      </w:tc>
    </w:tr>
  </w:tbl>
  <w:p w14:paraId="14EAAE0B" w14:textId="59D4705D" w:rsidR="00FC7BCE" w:rsidRPr="00E159E3" w:rsidRDefault="00FC7BCE" w:rsidP="00E159E3">
    <w:pPr>
      <w:tabs>
        <w:tab w:val="right" w:pos="9360"/>
      </w:tabs>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549AA" w14:textId="2F792E32" w:rsidR="00FC7BCE" w:rsidRDefault="00FC7BCE" w:rsidP="00253800">
    <w:pPr>
      <w:pStyle w:val="Header"/>
      <w:tabs>
        <w:tab w:val="clear" w:pos="4680"/>
      </w:tabs>
      <w:rPr>
        <w:sz w:val="24"/>
      </w:rPr>
    </w:pPr>
    <w:r>
      <w:rPr>
        <w:noProof/>
      </w:rPr>
      <w:drawing>
        <wp:inline distT="0" distB="0" distL="0" distR="0" wp14:anchorId="18C75336" wp14:editId="31CFF850">
          <wp:extent cx="3317240" cy="6121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descr="C:\Users\RondeauI\Desktop\Templates&amp;Forms\e_eso_bw.gif"/>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7240" cy="612140"/>
                  </a:xfrm>
                  <a:prstGeom prst="rect">
                    <a:avLst/>
                  </a:prstGeom>
                  <a:noFill/>
                  <a:ln>
                    <a:noFill/>
                  </a:ln>
                </pic:spPr>
              </pic:pic>
            </a:graphicData>
          </a:graphic>
        </wp:inline>
      </w:drawing>
    </w:r>
  </w:p>
  <w:p w14:paraId="4B17D633" w14:textId="77777777" w:rsidR="00FC7BCE" w:rsidRPr="00B14773" w:rsidRDefault="00FC7BCE" w:rsidP="00B14773">
    <w:pPr>
      <w:pStyle w:val="CoverPageHeaderregions"/>
    </w:pPr>
    <w:r w:rsidRPr="00393644">
      <w:rPr>
        <w:sz w:val="24"/>
      </w:rPr>
      <w:tab/>
    </w:r>
    <w:r w:rsidRPr="00B14773">
      <w:t>Canadian Science Advisory Secretariat</w:t>
    </w:r>
  </w:p>
  <w:p w14:paraId="6C813B64" w14:textId="3A4FD4EA" w:rsidR="00FC7BCE" w:rsidRPr="00393644" w:rsidRDefault="00FC7BCE" w:rsidP="007D3D9D">
    <w:pPr>
      <w:pStyle w:val="CoverPageHeaderregions"/>
      <w:rPr>
        <w:szCs w:val="22"/>
      </w:rPr>
    </w:pPr>
    <w:r w:rsidRPr="00B14773">
      <w:t>Gulf Region</w:t>
    </w:r>
    <w:r>
      <w:tab/>
    </w:r>
    <w:r w:rsidRPr="00393644">
      <w:t xml:space="preserve">Science </w:t>
    </w:r>
    <w:r>
      <w:t>Advisory Report 2021</w:t>
    </w:r>
    <w:r w:rsidRPr="00393644">
      <w:t>/</w:t>
    </w:r>
    <w:r>
      <w:t>0XX</w:t>
    </w:r>
  </w:p>
  <w:p w14:paraId="34D05581" w14:textId="77777777" w:rsidR="00FC7BCE" w:rsidRPr="00F30853" w:rsidRDefault="00FC7BCE" w:rsidP="00F30853">
    <w:pPr>
      <w:tabs>
        <w:tab w:val="right" w:pos="9356"/>
      </w:tabs>
      <w:rPr>
        <w:b/>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8AC67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E8E54A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6F618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0EBEE0"/>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CA6412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FECE9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39EB0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F0A5730"/>
    <w:lvl w:ilvl="0">
      <w:start w:val="1"/>
      <w:numFmt w:val="bullet"/>
      <w:pStyle w:val="ListBullet2"/>
      <w:lvlText w:val="o"/>
      <w:lvlJc w:val="left"/>
      <w:pPr>
        <w:ind w:left="643" w:hanging="360"/>
      </w:pPr>
      <w:rPr>
        <w:rFonts w:ascii="Courier New" w:hAnsi="Courier New" w:cs="Courier New" w:hint="default"/>
      </w:rPr>
    </w:lvl>
  </w:abstractNum>
  <w:abstractNum w:abstractNumId="8" w15:restartNumberingAfterBreak="0">
    <w:nsid w:val="FFFFFF88"/>
    <w:multiLevelType w:val="singleLevel"/>
    <w:tmpl w:val="258CB98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1ABEAA"/>
    <w:lvl w:ilvl="0">
      <w:start w:val="1"/>
      <w:numFmt w:val="bullet"/>
      <w:pStyle w:val="ListBullet"/>
      <w:lvlText w:val=""/>
      <w:lvlJc w:val="left"/>
      <w:pPr>
        <w:tabs>
          <w:tab w:val="num" w:pos="360"/>
        </w:tabs>
        <w:ind w:left="360" w:hanging="360"/>
      </w:pPr>
      <w:rPr>
        <w:rFonts w:ascii="Symbol" w:hAnsi="Symbol" w:hint="default"/>
        <w:lang w:val="en-CA"/>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86DDB"/>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1E31C32"/>
    <w:multiLevelType w:val="hybridMultilevel"/>
    <w:tmpl w:val="0D3E6FDC"/>
    <w:lvl w:ilvl="0" w:tplc="5B7CF89C">
      <w:numFmt w:val="bullet"/>
      <w:lvlText w:val="•"/>
      <w:lvlJc w:val="left"/>
      <w:pPr>
        <w:ind w:left="720" w:hanging="720"/>
      </w:pPr>
      <w:rPr>
        <w:rFonts w:ascii="Calibri" w:eastAsiaTheme="minorHAnsi" w:hAnsi="Calibri" w:cs="Calibri"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3" w15:restartNumberingAfterBreak="0">
    <w:nsid w:val="031A2FD7"/>
    <w:multiLevelType w:val="hybridMultilevel"/>
    <w:tmpl w:val="14382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190C0E"/>
    <w:multiLevelType w:val="hybridMultilevel"/>
    <w:tmpl w:val="3A24D1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9CE5DAF"/>
    <w:multiLevelType w:val="hybridMultilevel"/>
    <w:tmpl w:val="82A6B6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8D40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6FD5FE0"/>
    <w:multiLevelType w:val="hybridMultilevel"/>
    <w:tmpl w:val="CBF6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6B1B8C"/>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5C870AF"/>
    <w:multiLevelType w:val="multilevel"/>
    <w:tmpl w:val="942E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E62F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7793E8B"/>
    <w:multiLevelType w:val="hybridMultilevel"/>
    <w:tmpl w:val="3E06F8B4"/>
    <w:lvl w:ilvl="0" w:tplc="AAE8349C">
      <w:start w:val="1"/>
      <w:numFmt w:val="bullet"/>
      <w:pStyle w:val="SummaryBullets"/>
      <w:lvlText w:val=""/>
      <w:lvlJc w:val="left"/>
      <w:pPr>
        <w:tabs>
          <w:tab w:val="num" w:pos="567"/>
        </w:tabs>
        <w:ind w:left="567" w:hanging="56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1CD654A"/>
    <w:multiLevelType w:val="hybridMultilevel"/>
    <w:tmpl w:val="0D8C317E"/>
    <w:lvl w:ilvl="0" w:tplc="0414000F">
      <w:start w:val="1"/>
      <w:numFmt w:val="decimal"/>
      <w:lvlText w:val="%1."/>
      <w:lvlJc w:val="left"/>
      <w:pPr>
        <w:tabs>
          <w:tab w:val="num" w:pos="1440"/>
        </w:tabs>
        <w:ind w:left="144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3" w15:restartNumberingAfterBreak="0">
    <w:nsid w:val="570535DD"/>
    <w:multiLevelType w:val="hybridMultilevel"/>
    <w:tmpl w:val="78FE0DAE"/>
    <w:lvl w:ilvl="0" w:tplc="AAE8349C">
      <w:start w:val="1"/>
      <w:numFmt w:val="bullet"/>
      <w:pStyle w:val="Bulletedlist"/>
      <w:lvlText w:val=""/>
      <w:lvlJc w:val="left"/>
      <w:pPr>
        <w:tabs>
          <w:tab w:val="num" w:pos="567"/>
        </w:tabs>
        <w:ind w:left="567" w:hanging="56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1B7C28"/>
    <w:multiLevelType w:val="hybridMultilevel"/>
    <w:tmpl w:val="DDF6DF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7A24B1C"/>
    <w:multiLevelType w:val="multilevel"/>
    <w:tmpl w:val="6506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8D6C19"/>
    <w:multiLevelType w:val="multilevel"/>
    <w:tmpl w:val="9BF6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6"/>
  </w:num>
  <w:num w:numId="3">
    <w:abstractNumId w:val="20"/>
  </w:num>
  <w:num w:numId="4">
    <w:abstractNumId w:val="14"/>
  </w:num>
  <w:num w:numId="5">
    <w:abstractNumId w:val="15"/>
  </w:num>
  <w:num w:numId="6">
    <w:abstractNumId w:val="13"/>
  </w:num>
  <w:num w:numId="7">
    <w:abstractNumId w:val="11"/>
  </w:num>
  <w:num w:numId="8">
    <w:abstractNumId w:val="18"/>
  </w:num>
  <w:num w:numId="9">
    <w:abstractNumId w:val="9"/>
  </w:num>
  <w:num w:numId="10">
    <w:abstractNumId w:val="21"/>
  </w:num>
  <w:num w:numId="11">
    <w:abstractNumId w:val="23"/>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8"/>
  </w:num>
  <w:num w:numId="24">
    <w:abstractNumId w:val="3"/>
  </w:num>
  <w:num w:numId="25">
    <w:abstractNumId w:val="9"/>
  </w:num>
  <w:num w:numId="26">
    <w:abstractNumId w:val="7"/>
  </w:num>
  <w:num w:numId="27">
    <w:abstractNumId w:val="8"/>
  </w:num>
  <w:num w:numId="28">
    <w:abstractNumId w:val="3"/>
  </w:num>
  <w:num w:numId="29">
    <w:abstractNumId w:val="24"/>
  </w:num>
  <w:num w:numId="30">
    <w:abstractNumId w:val="22"/>
  </w:num>
  <w:num w:numId="31">
    <w:abstractNumId w:val="25"/>
  </w:num>
  <w:num w:numId="32">
    <w:abstractNumId w:val="19"/>
  </w:num>
  <w:num w:numId="33">
    <w:abstractNumId w:val="26"/>
  </w:num>
  <w:num w:numId="34">
    <w:abstractNumId w:val="12"/>
  </w:num>
  <w:num w:numId="3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ndeau, Amélie">
    <w15:presenceInfo w15:providerId="AD" w15:userId="S-1-5-21-334392860-1687531001-4089495415-15291"/>
  </w15:person>
  <w15:person w15:author="Hebert, Marcel">
    <w15:presenceInfo w15:providerId="AD" w15:userId="S-1-5-21-334392860-1687531001-4089495415-153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E16"/>
    <w:rsid w:val="00000446"/>
    <w:rsid w:val="00000906"/>
    <w:rsid w:val="00003B72"/>
    <w:rsid w:val="0000500D"/>
    <w:rsid w:val="000051FF"/>
    <w:rsid w:val="00005DCA"/>
    <w:rsid w:val="0000702D"/>
    <w:rsid w:val="00007E45"/>
    <w:rsid w:val="00010558"/>
    <w:rsid w:val="00011F9A"/>
    <w:rsid w:val="00013109"/>
    <w:rsid w:val="00013B6A"/>
    <w:rsid w:val="00014E54"/>
    <w:rsid w:val="000153B1"/>
    <w:rsid w:val="00017EE9"/>
    <w:rsid w:val="0002009C"/>
    <w:rsid w:val="00020527"/>
    <w:rsid w:val="00020D46"/>
    <w:rsid w:val="000237FE"/>
    <w:rsid w:val="0002499F"/>
    <w:rsid w:val="00025337"/>
    <w:rsid w:val="000276D2"/>
    <w:rsid w:val="000277BC"/>
    <w:rsid w:val="000320A0"/>
    <w:rsid w:val="0003249C"/>
    <w:rsid w:val="00032D9A"/>
    <w:rsid w:val="00034465"/>
    <w:rsid w:val="00036BC6"/>
    <w:rsid w:val="000412DA"/>
    <w:rsid w:val="00041A3D"/>
    <w:rsid w:val="00043987"/>
    <w:rsid w:val="000439CC"/>
    <w:rsid w:val="000448FE"/>
    <w:rsid w:val="000463FA"/>
    <w:rsid w:val="00046BDE"/>
    <w:rsid w:val="00050B6E"/>
    <w:rsid w:val="00053085"/>
    <w:rsid w:val="00055BFE"/>
    <w:rsid w:val="00055E62"/>
    <w:rsid w:val="0005639E"/>
    <w:rsid w:val="00057D14"/>
    <w:rsid w:val="00060D35"/>
    <w:rsid w:val="00060E9C"/>
    <w:rsid w:val="00063334"/>
    <w:rsid w:val="00065268"/>
    <w:rsid w:val="000662F1"/>
    <w:rsid w:val="00072689"/>
    <w:rsid w:val="000735D6"/>
    <w:rsid w:val="000746C6"/>
    <w:rsid w:val="000746E9"/>
    <w:rsid w:val="000779BA"/>
    <w:rsid w:val="000819F6"/>
    <w:rsid w:val="00081C29"/>
    <w:rsid w:val="0008218B"/>
    <w:rsid w:val="00083BDC"/>
    <w:rsid w:val="00083D12"/>
    <w:rsid w:val="00085736"/>
    <w:rsid w:val="000867D7"/>
    <w:rsid w:val="00087206"/>
    <w:rsid w:val="00087A98"/>
    <w:rsid w:val="00091037"/>
    <w:rsid w:val="000918F6"/>
    <w:rsid w:val="0009290F"/>
    <w:rsid w:val="00092929"/>
    <w:rsid w:val="00092E8C"/>
    <w:rsid w:val="00095CA9"/>
    <w:rsid w:val="000A0239"/>
    <w:rsid w:val="000A0517"/>
    <w:rsid w:val="000A20AC"/>
    <w:rsid w:val="000A32D1"/>
    <w:rsid w:val="000A5531"/>
    <w:rsid w:val="000A59CB"/>
    <w:rsid w:val="000A6479"/>
    <w:rsid w:val="000A7AAC"/>
    <w:rsid w:val="000A7B4F"/>
    <w:rsid w:val="000B0617"/>
    <w:rsid w:val="000B2C4C"/>
    <w:rsid w:val="000B69C0"/>
    <w:rsid w:val="000C2EE7"/>
    <w:rsid w:val="000C339F"/>
    <w:rsid w:val="000C3648"/>
    <w:rsid w:val="000C3A3F"/>
    <w:rsid w:val="000C41EE"/>
    <w:rsid w:val="000D0F34"/>
    <w:rsid w:val="000D0F7C"/>
    <w:rsid w:val="000D1812"/>
    <w:rsid w:val="000D4963"/>
    <w:rsid w:val="000D5067"/>
    <w:rsid w:val="000D6292"/>
    <w:rsid w:val="000D64E3"/>
    <w:rsid w:val="000D695B"/>
    <w:rsid w:val="000D6E28"/>
    <w:rsid w:val="000E1973"/>
    <w:rsid w:val="000E2A84"/>
    <w:rsid w:val="000E60A0"/>
    <w:rsid w:val="000E6974"/>
    <w:rsid w:val="000F0BBD"/>
    <w:rsid w:val="000F1674"/>
    <w:rsid w:val="000F2C85"/>
    <w:rsid w:val="000F35CD"/>
    <w:rsid w:val="000F4532"/>
    <w:rsid w:val="000F45C5"/>
    <w:rsid w:val="00100DFC"/>
    <w:rsid w:val="00101F44"/>
    <w:rsid w:val="00104899"/>
    <w:rsid w:val="00111C56"/>
    <w:rsid w:val="00112029"/>
    <w:rsid w:val="00113ADA"/>
    <w:rsid w:val="001147C5"/>
    <w:rsid w:val="001167FB"/>
    <w:rsid w:val="00116AAB"/>
    <w:rsid w:val="001206FE"/>
    <w:rsid w:val="00121414"/>
    <w:rsid w:val="00123250"/>
    <w:rsid w:val="00123A05"/>
    <w:rsid w:val="00125405"/>
    <w:rsid w:val="00125557"/>
    <w:rsid w:val="00126A90"/>
    <w:rsid w:val="00127708"/>
    <w:rsid w:val="00127D32"/>
    <w:rsid w:val="00130002"/>
    <w:rsid w:val="001318C9"/>
    <w:rsid w:val="00131C24"/>
    <w:rsid w:val="001346AC"/>
    <w:rsid w:val="00142F82"/>
    <w:rsid w:val="00150199"/>
    <w:rsid w:val="001505BC"/>
    <w:rsid w:val="0015076C"/>
    <w:rsid w:val="001510E8"/>
    <w:rsid w:val="00155A7E"/>
    <w:rsid w:val="00157E16"/>
    <w:rsid w:val="00161C5F"/>
    <w:rsid w:val="0016233A"/>
    <w:rsid w:val="00163040"/>
    <w:rsid w:val="00170E09"/>
    <w:rsid w:val="00172FD4"/>
    <w:rsid w:val="00173007"/>
    <w:rsid w:val="00173190"/>
    <w:rsid w:val="00174DFD"/>
    <w:rsid w:val="001802C4"/>
    <w:rsid w:val="00183558"/>
    <w:rsid w:val="0018420D"/>
    <w:rsid w:val="0018565D"/>
    <w:rsid w:val="00185924"/>
    <w:rsid w:val="00187029"/>
    <w:rsid w:val="00187ACC"/>
    <w:rsid w:val="00192A1A"/>
    <w:rsid w:val="0019451E"/>
    <w:rsid w:val="001A087F"/>
    <w:rsid w:val="001A1244"/>
    <w:rsid w:val="001A19DE"/>
    <w:rsid w:val="001A1B7E"/>
    <w:rsid w:val="001A1EB4"/>
    <w:rsid w:val="001A7741"/>
    <w:rsid w:val="001B08CB"/>
    <w:rsid w:val="001B1FF2"/>
    <w:rsid w:val="001B26D7"/>
    <w:rsid w:val="001B52E5"/>
    <w:rsid w:val="001C00B9"/>
    <w:rsid w:val="001C0422"/>
    <w:rsid w:val="001C1404"/>
    <w:rsid w:val="001C3991"/>
    <w:rsid w:val="001C3D6F"/>
    <w:rsid w:val="001C7FA5"/>
    <w:rsid w:val="001D2592"/>
    <w:rsid w:val="001D2AE3"/>
    <w:rsid w:val="001D36C3"/>
    <w:rsid w:val="001D39C3"/>
    <w:rsid w:val="001D48F9"/>
    <w:rsid w:val="001D4B9C"/>
    <w:rsid w:val="001D5686"/>
    <w:rsid w:val="001E05AF"/>
    <w:rsid w:val="001E06AD"/>
    <w:rsid w:val="001E2086"/>
    <w:rsid w:val="001E3397"/>
    <w:rsid w:val="001E44E3"/>
    <w:rsid w:val="001E5898"/>
    <w:rsid w:val="001E6813"/>
    <w:rsid w:val="001F060C"/>
    <w:rsid w:val="001F175C"/>
    <w:rsid w:val="001F5706"/>
    <w:rsid w:val="001F69FC"/>
    <w:rsid w:val="001F758D"/>
    <w:rsid w:val="001F798C"/>
    <w:rsid w:val="002003EC"/>
    <w:rsid w:val="00201F73"/>
    <w:rsid w:val="002029EE"/>
    <w:rsid w:val="00205663"/>
    <w:rsid w:val="00205968"/>
    <w:rsid w:val="00205DFF"/>
    <w:rsid w:val="00210538"/>
    <w:rsid w:val="00210839"/>
    <w:rsid w:val="00210A1E"/>
    <w:rsid w:val="00211956"/>
    <w:rsid w:val="002158F4"/>
    <w:rsid w:val="00215C8F"/>
    <w:rsid w:val="00216586"/>
    <w:rsid w:val="002202C6"/>
    <w:rsid w:val="00220437"/>
    <w:rsid w:val="00223DF9"/>
    <w:rsid w:val="0022494F"/>
    <w:rsid w:val="00230844"/>
    <w:rsid w:val="00231E0C"/>
    <w:rsid w:val="0023336D"/>
    <w:rsid w:val="00233484"/>
    <w:rsid w:val="0023658C"/>
    <w:rsid w:val="00243C68"/>
    <w:rsid w:val="00244615"/>
    <w:rsid w:val="00245867"/>
    <w:rsid w:val="00246783"/>
    <w:rsid w:val="00246DA0"/>
    <w:rsid w:val="00247252"/>
    <w:rsid w:val="0025092E"/>
    <w:rsid w:val="002522ED"/>
    <w:rsid w:val="00253800"/>
    <w:rsid w:val="00255989"/>
    <w:rsid w:val="00255CDC"/>
    <w:rsid w:val="00256D7A"/>
    <w:rsid w:val="00260F30"/>
    <w:rsid w:val="00261D7A"/>
    <w:rsid w:val="002631FE"/>
    <w:rsid w:val="00263272"/>
    <w:rsid w:val="00263D2F"/>
    <w:rsid w:val="00263FA1"/>
    <w:rsid w:val="00264534"/>
    <w:rsid w:val="00264C9A"/>
    <w:rsid w:val="002650D6"/>
    <w:rsid w:val="00266073"/>
    <w:rsid w:val="00266F16"/>
    <w:rsid w:val="00266FC5"/>
    <w:rsid w:val="00267280"/>
    <w:rsid w:val="00270B65"/>
    <w:rsid w:val="00271A4B"/>
    <w:rsid w:val="00272B52"/>
    <w:rsid w:val="002771E7"/>
    <w:rsid w:val="00280E00"/>
    <w:rsid w:val="002810E9"/>
    <w:rsid w:val="0028464D"/>
    <w:rsid w:val="00284E0C"/>
    <w:rsid w:val="002864EC"/>
    <w:rsid w:val="00287BD3"/>
    <w:rsid w:val="00290B5C"/>
    <w:rsid w:val="00290C99"/>
    <w:rsid w:val="00291C0B"/>
    <w:rsid w:val="0029326A"/>
    <w:rsid w:val="002934F5"/>
    <w:rsid w:val="002A0014"/>
    <w:rsid w:val="002A0DFE"/>
    <w:rsid w:val="002A45B6"/>
    <w:rsid w:val="002A7338"/>
    <w:rsid w:val="002A7ED8"/>
    <w:rsid w:val="002B0EB6"/>
    <w:rsid w:val="002B14E2"/>
    <w:rsid w:val="002B2FD7"/>
    <w:rsid w:val="002B44C4"/>
    <w:rsid w:val="002C1072"/>
    <w:rsid w:val="002C10F5"/>
    <w:rsid w:val="002C4093"/>
    <w:rsid w:val="002C4AFE"/>
    <w:rsid w:val="002C4EA6"/>
    <w:rsid w:val="002C50F8"/>
    <w:rsid w:val="002C60AB"/>
    <w:rsid w:val="002C7FA2"/>
    <w:rsid w:val="002D06FE"/>
    <w:rsid w:val="002D115A"/>
    <w:rsid w:val="002D210A"/>
    <w:rsid w:val="002D3B43"/>
    <w:rsid w:val="002D476C"/>
    <w:rsid w:val="002D53F4"/>
    <w:rsid w:val="002D67F8"/>
    <w:rsid w:val="002D74A1"/>
    <w:rsid w:val="002D7C57"/>
    <w:rsid w:val="002E116E"/>
    <w:rsid w:val="002E7498"/>
    <w:rsid w:val="002E7C5D"/>
    <w:rsid w:val="002E7F93"/>
    <w:rsid w:val="002F1404"/>
    <w:rsid w:val="002F1F9A"/>
    <w:rsid w:val="002F6CE5"/>
    <w:rsid w:val="002F6CF2"/>
    <w:rsid w:val="00300FC0"/>
    <w:rsid w:val="00301F3C"/>
    <w:rsid w:val="003027CC"/>
    <w:rsid w:val="0030543A"/>
    <w:rsid w:val="0030581D"/>
    <w:rsid w:val="003067A5"/>
    <w:rsid w:val="00313A53"/>
    <w:rsid w:val="00313CB3"/>
    <w:rsid w:val="003141C5"/>
    <w:rsid w:val="003159EB"/>
    <w:rsid w:val="00315B4C"/>
    <w:rsid w:val="00316B0A"/>
    <w:rsid w:val="00320235"/>
    <w:rsid w:val="00327845"/>
    <w:rsid w:val="00333ABF"/>
    <w:rsid w:val="00335173"/>
    <w:rsid w:val="003423CF"/>
    <w:rsid w:val="003437C8"/>
    <w:rsid w:val="0034432E"/>
    <w:rsid w:val="00344F5A"/>
    <w:rsid w:val="00347990"/>
    <w:rsid w:val="003536D7"/>
    <w:rsid w:val="00354A01"/>
    <w:rsid w:val="00356C86"/>
    <w:rsid w:val="00357040"/>
    <w:rsid w:val="00361111"/>
    <w:rsid w:val="00361C65"/>
    <w:rsid w:val="00361C87"/>
    <w:rsid w:val="0036239F"/>
    <w:rsid w:val="003637DE"/>
    <w:rsid w:val="003660C6"/>
    <w:rsid w:val="003740B6"/>
    <w:rsid w:val="00374B5E"/>
    <w:rsid w:val="00375CC6"/>
    <w:rsid w:val="00375F8B"/>
    <w:rsid w:val="00376BB0"/>
    <w:rsid w:val="00376BB5"/>
    <w:rsid w:val="00383098"/>
    <w:rsid w:val="00383138"/>
    <w:rsid w:val="003849FD"/>
    <w:rsid w:val="00384C6B"/>
    <w:rsid w:val="00384E13"/>
    <w:rsid w:val="00385680"/>
    <w:rsid w:val="00387348"/>
    <w:rsid w:val="003900C8"/>
    <w:rsid w:val="00391BBA"/>
    <w:rsid w:val="00393138"/>
    <w:rsid w:val="003940E0"/>
    <w:rsid w:val="003947A7"/>
    <w:rsid w:val="0039640C"/>
    <w:rsid w:val="003A5D50"/>
    <w:rsid w:val="003A69E7"/>
    <w:rsid w:val="003A716E"/>
    <w:rsid w:val="003B0CCF"/>
    <w:rsid w:val="003B2168"/>
    <w:rsid w:val="003B27A7"/>
    <w:rsid w:val="003B4B6F"/>
    <w:rsid w:val="003B5262"/>
    <w:rsid w:val="003B5C0C"/>
    <w:rsid w:val="003B635B"/>
    <w:rsid w:val="003C0DDA"/>
    <w:rsid w:val="003C196E"/>
    <w:rsid w:val="003C2FD2"/>
    <w:rsid w:val="003C3BE2"/>
    <w:rsid w:val="003C6793"/>
    <w:rsid w:val="003C7636"/>
    <w:rsid w:val="003D1F02"/>
    <w:rsid w:val="003D202E"/>
    <w:rsid w:val="003D3220"/>
    <w:rsid w:val="003D3A55"/>
    <w:rsid w:val="003D744A"/>
    <w:rsid w:val="003E0AF8"/>
    <w:rsid w:val="003E3EB4"/>
    <w:rsid w:val="003E4FCF"/>
    <w:rsid w:val="003E5B0D"/>
    <w:rsid w:val="003E65B1"/>
    <w:rsid w:val="003F025E"/>
    <w:rsid w:val="003F1592"/>
    <w:rsid w:val="003F1A97"/>
    <w:rsid w:val="003F3620"/>
    <w:rsid w:val="003F40DA"/>
    <w:rsid w:val="003F5066"/>
    <w:rsid w:val="003F76E5"/>
    <w:rsid w:val="004004F2"/>
    <w:rsid w:val="00401EE9"/>
    <w:rsid w:val="00402157"/>
    <w:rsid w:val="00402158"/>
    <w:rsid w:val="00402F26"/>
    <w:rsid w:val="00404A86"/>
    <w:rsid w:val="00407040"/>
    <w:rsid w:val="004078E4"/>
    <w:rsid w:val="00407F5B"/>
    <w:rsid w:val="00410328"/>
    <w:rsid w:val="004110CA"/>
    <w:rsid w:val="004115AC"/>
    <w:rsid w:val="00413EAA"/>
    <w:rsid w:val="004141AD"/>
    <w:rsid w:val="00415CA5"/>
    <w:rsid w:val="00416AC9"/>
    <w:rsid w:val="004170AA"/>
    <w:rsid w:val="004209B6"/>
    <w:rsid w:val="00422CF3"/>
    <w:rsid w:val="00422D98"/>
    <w:rsid w:val="004268A1"/>
    <w:rsid w:val="00431179"/>
    <w:rsid w:val="004360DE"/>
    <w:rsid w:val="00436CEB"/>
    <w:rsid w:val="004371A0"/>
    <w:rsid w:val="00440146"/>
    <w:rsid w:val="004445A6"/>
    <w:rsid w:val="00447D10"/>
    <w:rsid w:val="00450636"/>
    <w:rsid w:val="00453949"/>
    <w:rsid w:val="00455D0C"/>
    <w:rsid w:val="00456664"/>
    <w:rsid w:val="0046143A"/>
    <w:rsid w:val="00461786"/>
    <w:rsid w:val="00462A8C"/>
    <w:rsid w:val="00463321"/>
    <w:rsid w:val="00464E48"/>
    <w:rsid w:val="00465FA2"/>
    <w:rsid w:val="00467346"/>
    <w:rsid w:val="004678D9"/>
    <w:rsid w:val="00467B2F"/>
    <w:rsid w:val="00471633"/>
    <w:rsid w:val="004718B2"/>
    <w:rsid w:val="0047195C"/>
    <w:rsid w:val="00471DC3"/>
    <w:rsid w:val="004748EF"/>
    <w:rsid w:val="00475B1D"/>
    <w:rsid w:val="004763A4"/>
    <w:rsid w:val="00481CA3"/>
    <w:rsid w:val="00481EB6"/>
    <w:rsid w:val="00484F89"/>
    <w:rsid w:val="00485DE5"/>
    <w:rsid w:val="00493068"/>
    <w:rsid w:val="00496D93"/>
    <w:rsid w:val="00496EE1"/>
    <w:rsid w:val="004A10A2"/>
    <w:rsid w:val="004A20A5"/>
    <w:rsid w:val="004A29A1"/>
    <w:rsid w:val="004A3FAB"/>
    <w:rsid w:val="004A4983"/>
    <w:rsid w:val="004A4A9C"/>
    <w:rsid w:val="004A5EF1"/>
    <w:rsid w:val="004A7225"/>
    <w:rsid w:val="004B02A7"/>
    <w:rsid w:val="004B2235"/>
    <w:rsid w:val="004B24DB"/>
    <w:rsid w:val="004B2AEA"/>
    <w:rsid w:val="004B4B5E"/>
    <w:rsid w:val="004B7188"/>
    <w:rsid w:val="004C241F"/>
    <w:rsid w:val="004C4322"/>
    <w:rsid w:val="004D297D"/>
    <w:rsid w:val="004D3375"/>
    <w:rsid w:val="004D5778"/>
    <w:rsid w:val="004D69BE"/>
    <w:rsid w:val="004E0655"/>
    <w:rsid w:val="004E151B"/>
    <w:rsid w:val="004E6640"/>
    <w:rsid w:val="004E7E68"/>
    <w:rsid w:val="004E7FC8"/>
    <w:rsid w:val="004F0879"/>
    <w:rsid w:val="004F1DC7"/>
    <w:rsid w:val="004F2F6A"/>
    <w:rsid w:val="004F4130"/>
    <w:rsid w:val="004F5A23"/>
    <w:rsid w:val="004F6BA7"/>
    <w:rsid w:val="004F6FC8"/>
    <w:rsid w:val="00500D4C"/>
    <w:rsid w:val="005024FA"/>
    <w:rsid w:val="00502E71"/>
    <w:rsid w:val="00503991"/>
    <w:rsid w:val="00504333"/>
    <w:rsid w:val="0050696B"/>
    <w:rsid w:val="00507FBB"/>
    <w:rsid w:val="00511D25"/>
    <w:rsid w:val="0051469A"/>
    <w:rsid w:val="0052299B"/>
    <w:rsid w:val="0052401E"/>
    <w:rsid w:val="00525AEF"/>
    <w:rsid w:val="0053033B"/>
    <w:rsid w:val="0053131B"/>
    <w:rsid w:val="00532B9B"/>
    <w:rsid w:val="00533636"/>
    <w:rsid w:val="005346F2"/>
    <w:rsid w:val="00536A55"/>
    <w:rsid w:val="00537FB4"/>
    <w:rsid w:val="0054064C"/>
    <w:rsid w:val="00540B8E"/>
    <w:rsid w:val="0054316B"/>
    <w:rsid w:val="005433B0"/>
    <w:rsid w:val="00544D75"/>
    <w:rsid w:val="005478EE"/>
    <w:rsid w:val="0055608E"/>
    <w:rsid w:val="00560168"/>
    <w:rsid w:val="005602DD"/>
    <w:rsid w:val="00560C98"/>
    <w:rsid w:val="00561817"/>
    <w:rsid w:val="00561EB6"/>
    <w:rsid w:val="00565A63"/>
    <w:rsid w:val="0056671E"/>
    <w:rsid w:val="00566B3F"/>
    <w:rsid w:val="00567918"/>
    <w:rsid w:val="00571BA6"/>
    <w:rsid w:val="00573221"/>
    <w:rsid w:val="00573470"/>
    <w:rsid w:val="00577F62"/>
    <w:rsid w:val="00580699"/>
    <w:rsid w:val="00580C86"/>
    <w:rsid w:val="0058126F"/>
    <w:rsid w:val="00581DFF"/>
    <w:rsid w:val="00582549"/>
    <w:rsid w:val="00582D8D"/>
    <w:rsid w:val="005838EA"/>
    <w:rsid w:val="00583FB3"/>
    <w:rsid w:val="0058746A"/>
    <w:rsid w:val="00590965"/>
    <w:rsid w:val="00593BDC"/>
    <w:rsid w:val="005940B5"/>
    <w:rsid w:val="00597117"/>
    <w:rsid w:val="005A3D2C"/>
    <w:rsid w:val="005A5752"/>
    <w:rsid w:val="005A6C05"/>
    <w:rsid w:val="005B6FAF"/>
    <w:rsid w:val="005B7224"/>
    <w:rsid w:val="005C0E74"/>
    <w:rsid w:val="005C3809"/>
    <w:rsid w:val="005C3D35"/>
    <w:rsid w:val="005C6425"/>
    <w:rsid w:val="005C6992"/>
    <w:rsid w:val="005C69D6"/>
    <w:rsid w:val="005C6C7A"/>
    <w:rsid w:val="005D0863"/>
    <w:rsid w:val="005D2289"/>
    <w:rsid w:val="005D25E3"/>
    <w:rsid w:val="005D492C"/>
    <w:rsid w:val="005D575D"/>
    <w:rsid w:val="005D5D8B"/>
    <w:rsid w:val="005E18F8"/>
    <w:rsid w:val="005E22D2"/>
    <w:rsid w:val="005E2DA5"/>
    <w:rsid w:val="005E396B"/>
    <w:rsid w:val="005E41E5"/>
    <w:rsid w:val="005F1F62"/>
    <w:rsid w:val="005F1FDC"/>
    <w:rsid w:val="005F3ADB"/>
    <w:rsid w:val="005F43E2"/>
    <w:rsid w:val="005F47EE"/>
    <w:rsid w:val="005F5AA4"/>
    <w:rsid w:val="005F64FB"/>
    <w:rsid w:val="005F6730"/>
    <w:rsid w:val="005F7E60"/>
    <w:rsid w:val="006012C6"/>
    <w:rsid w:val="0060212E"/>
    <w:rsid w:val="00602226"/>
    <w:rsid w:val="0060239C"/>
    <w:rsid w:val="00603710"/>
    <w:rsid w:val="00605F69"/>
    <w:rsid w:val="00606784"/>
    <w:rsid w:val="00606C8B"/>
    <w:rsid w:val="00607A1A"/>
    <w:rsid w:val="006121C3"/>
    <w:rsid w:val="006126E9"/>
    <w:rsid w:val="00613714"/>
    <w:rsid w:val="006142C0"/>
    <w:rsid w:val="006172D9"/>
    <w:rsid w:val="0062292E"/>
    <w:rsid w:val="00624449"/>
    <w:rsid w:val="0062577F"/>
    <w:rsid w:val="00626819"/>
    <w:rsid w:val="00626F8D"/>
    <w:rsid w:val="0063241A"/>
    <w:rsid w:val="00636B6D"/>
    <w:rsid w:val="00636CBF"/>
    <w:rsid w:val="00643802"/>
    <w:rsid w:val="006448D8"/>
    <w:rsid w:val="0064536D"/>
    <w:rsid w:val="00645C68"/>
    <w:rsid w:val="00645D2C"/>
    <w:rsid w:val="006503D2"/>
    <w:rsid w:val="00650808"/>
    <w:rsid w:val="00656491"/>
    <w:rsid w:val="00657B55"/>
    <w:rsid w:val="006658D7"/>
    <w:rsid w:val="006669CA"/>
    <w:rsid w:val="006670C4"/>
    <w:rsid w:val="006676BF"/>
    <w:rsid w:val="00667946"/>
    <w:rsid w:val="00670FB4"/>
    <w:rsid w:val="00672D22"/>
    <w:rsid w:val="0067524B"/>
    <w:rsid w:val="006760F3"/>
    <w:rsid w:val="00680BBE"/>
    <w:rsid w:val="00681E1A"/>
    <w:rsid w:val="00682C4F"/>
    <w:rsid w:val="00682F2D"/>
    <w:rsid w:val="006856D6"/>
    <w:rsid w:val="00691150"/>
    <w:rsid w:val="00695232"/>
    <w:rsid w:val="00697278"/>
    <w:rsid w:val="006A4593"/>
    <w:rsid w:val="006A521B"/>
    <w:rsid w:val="006A529D"/>
    <w:rsid w:val="006A726D"/>
    <w:rsid w:val="006B1398"/>
    <w:rsid w:val="006B29BE"/>
    <w:rsid w:val="006B3BF7"/>
    <w:rsid w:val="006B3CD0"/>
    <w:rsid w:val="006B3E04"/>
    <w:rsid w:val="006B74E8"/>
    <w:rsid w:val="006B7C96"/>
    <w:rsid w:val="006C29F1"/>
    <w:rsid w:val="006C2B26"/>
    <w:rsid w:val="006C2E49"/>
    <w:rsid w:val="006C2F24"/>
    <w:rsid w:val="006C323D"/>
    <w:rsid w:val="006D07A1"/>
    <w:rsid w:val="006D1516"/>
    <w:rsid w:val="006D2F41"/>
    <w:rsid w:val="006D5E3B"/>
    <w:rsid w:val="006D7679"/>
    <w:rsid w:val="006E04CF"/>
    <w:rsid w:val="006E200F"/>
    <w:rsid w:val="006E3E89"/>
    <w:rsid w:val="006E5B0F"/>
    <w:rsid w:val="006E76F1"/>
    <w:rsid w:val="006E7B38"/>
    <w:rsid w:val="006F043E"/>
    <w:rsid w:val="006F3FB7"/>
    <w:rsid w:val="006F4E2C"/>
    <w:rsid w:val="006F5B4B"/>
    <w:rsid w:val="00700024"/>
    <w:rsid w:val="00702603"/>
    <w:rsid w:val="007062FD"/>
    <w:rsid w:val="00712A35"/>
    <w:rsid w:val="0071319E"/>
    <w:rsid w:val="007136AF"/>
    <w:rsid w:val="00715CC7"/>
    <w:rsid w:val="0071729A"/>
    <w:rsid w:val="00717DC4"/>
    <w:rsid w:val="007226E5"/>
    <w:rsid w:val="007240F3"/>
    <w:rsid w:val="00726A4D"/>
    <w:rsid w:val="0072756F"/>
    <w:rsid w:val="00727F10"/>
    <w:rsid w:val="0073257E"/>
    <w:rsid w:val="0073425C"/>
    <w:rsid w:val="0073487A"/>
    <w:rsid w:val="00735CD0"/>
    <w:rsid w:val="0073614B"/>
    <w:rsid w:val="00737377"/>
    <w:rsid w:val="00737F7D"/>
    <w:rsid w:val="00740184"/>
    <w:rsid w:val="0074069A"/>
    <w:rsid w:val="007406A0"/>
    <w:rsid w:val="00741B42"/>
    <w:rsid w:val="00742A85"/>
    <w:rsid w:val="00743EE9"/>
    <w:rsid w:val="007446C2"/>
    <w:rsid w:val="00744B21"/>
    <w:rsid w:val="00747AAC"/>
    <w:rsid w:val="00747AF8"/>
    <w:rsid w:val="00750BAE"/>
    <w:rsid w:val="007515C1"/>
    <w:rsid w:val="0075196D"/>
    <w:rsid w:val="00752562"/>
    <w:rsid w:val="00752A26"/>
    <w:rsid w:val="00752D10"/>
    <w:rsid w:val="00753354"/>
    <w:rsid w:val="007542A2"/>
    <w:rsid w:val="007556A1"/>
    <w:rsid w:val="007616FC"/>
    <w:rsid w:val="007634F2"/>
    <w:rsid w:val="007656B3"/>
    <w:rsid w:val="00766BF2"/>
    <w:rsid w:val="0077386D"/>
    <w:rsid w:val="0077398D"/>
    <w:rsid w:val="00780260"/>
    <w:rsid w:val="007810AE"/>
    <w:rsid w:val="00784C4D"/>
    <w:rsid w:val="007879B0"/>
    <w:rsid w:val="007925B3"/>
    <w:rsid w:val="0079424E"/>
    <w:rsid w:val="00795468"/>
    <w:rsid w:val="00795C85"/>
    <w:rsid w:val="00795E7D"/>
    <w:rsid w:val="0079642A"/>
    <w:rsid w:val="007A02A7"/>
    <w:rsid w:val="007A1483"/>
    <w:rsid w:val="007A14BB"/>
    <w:rsid w:val="007A30D4"/>
    <w:rsid w:val="007A393B"/>
    <w:rsid w:val="007A4CD3"/>
    <w:rsid w:val="007A51B9"/>
    <w:rsid w:val="007A536D"/>
    <w:rsid w:val="007A5756"/>
    <w:rsid w:val="007A59B4"/>
    <w:rsid w:val="007A6965"/>
    <w:rsid w:val="007A772A"/>
    <w:rsid w:val="007B0A52"/>
    <w:rsid w:val="007B221D"/>
    <w:rsid w:val="007B2432"/>
    <w:rsid w:val="007B29E0"/>
    <w:rsid w:val="007B409F"/>
    <w:rsid w:val="007B42B9"/>
    <w:rsid w:val="007B48D9"/>
    <w:rsid w:val="007C01DD"/>
    <w:rsid w:val="007C06B4"/>
    <w:rsid w:val="007C0D04"/>
    <w:rsid w:val="007C1A54"/>
    <w:rsid w:val="007C2DD5"/>
    <w:rsid w:val="007C2E2E"/>
    <w:rsid w:val="007C42F6"/>
    <w:rsid w:val="007C7678"/>
    <w:rsid w:val="007C7BF8"/>
    <w:rsid w:val="007D1B9A"/>
    <w:rsid w:val="007D30C2"/>
    <w:rsid w:val="007D35C2"/>
    <w:rsid w:val="007D3674"/>
    <w:rsid w:val="007D3D9D"/>
    <w:rsid w:val="007D5072"/>
    <w:rsid w:val="007D73EE"/>
    <w:rsid w:val="007D77AD"/>
    <w:rsid w:val="007D785D"/>
    <w:rsid w:val="007D7EB2"/>
    <w:rsid w:val="007E0A0F"/>
    <w:rsid w:val="007E4098"/>
    <w:rsid w:val="007E45E9"/>
    <w:rsid w:val="007E6AB1"/>
    <w:rsid w:val="007F042F"/>
    <w:rsid w:val="007F050E"/>
    <w:rsid w:val="007F32B2"/>
    <w:rsid w:val="007F36CF"/>
    <w:rsid w:val="00800083"/>
    <w:rsid w:val="00800BD6"/>
    <w:rsid w:val="00802F7A"/>
    <w:rsid w:val="00803248"/>
    <w:rsid w:val="00804FBF"/>
    <w:rsid w:val="00807D4A"/>
    <w:rsid w:val="008102CA"/>
    <w:rsid w:val="00810516"/>
    <w:rsid w:val="00810591"/>
    <w:rsid w:val="008108BB"/>
    <w:rsid w:val="00812E63"/>
    <w:rsid w:val="008149D7"/>
    <w:rsid w:val="008151FE"/>
    <w:rsid w:val="00817DC2"/>
    <w:rsid w:val="008210D1"/>
    <w:rsid w:val="00822044"/>
    <w:rsid w:val="008223EC"/>
    <w:rsid w:val="00822659"/>
    <w:rsid w:val="0082286B"/>
    <w:rsid w:val="00825DB5"/>
    <w:rsid w:val="008266CA"/>
    <w:rsid w:val="00830645"/>
    <w:rsid w:val="00835A1D"/>
    <w:rsid w:val="008366FE"/>
    <w:rsid w:val="00836F94"/>
    <w:rsid w:val="00837311"/>
    <w:rsid w:val="008431F0"/>
    <w:rsid w:val="00843F18"/>
    <w:rsid w:val="00846C8D"/>
    <w:rsid w:val="00850845"/>
    <w:rsid w:val="00851452"/>
    <w:rsid w:val="00852AB1"/>
    <w:rsid w:val="00855023"/>
    <w:rsid w:val="0085576D"/>
    <w:rsid w:val="00855798"/>
    <w:rsid w:val="00856323"/>
    <w:rsid w:val="00856521"/>
    <w:rsid w:val="00861281"/>
    <w:rsid w:val="008618F3"/>
    <w:rsid w:val="00866029"/>
    <w:rsid w:val="008671EA"/>
    <w:rsid w:val="008722A8"/>
    <w:rsid w:val="00873578"/>
    <w:rsid w:val="00874674"/>
    <w:rsid w:val="00876233"/>
    <w:rsid w:val="00876E51"/>
    <w:rsid w:val="008770CC"/>
    <w:rsid w:val="00882553"/>
    <w:rsid w:val="008850B6"/>
    <w:rsid w:val="008860B6"/>
    <w:rsid w:val="00887654"/>
    <w:rsid w:val="00887EDA"/>
    <w:rsid w:val="00890C85"/>
    <w:rsid w:val="0089121A"/>
    <w:rsid w:val="00891547"/>
    <w:rsid w:val="00891BC5"/>
    <w:rsid w:val="00894383"/>
    <w:rsid w:val="008946CB"/>
    <w:rsid w:val="0089513B"/>
    <w:rsid w:val="00897935"/>
    <w:rsid w:val="008A0692"/>
    <w:rsid w:val="008B319E"/>
    <w:rsid w:val="008B5D9B"/>
    <w:rsid w:val="008B656A"/>
    <w:rsid w:val="008B6769"/>
    <w:rsid w:val="008C2C08"/>
    <w:rsid w:val="008C3ACD"/>
    <w:rsid w:val="008C6695"/>
    <w:rsid w:val="008C6863"/>
    <w:rsid w:val="008C68BF"/>
    <w:rsid w:val="008D0132"/>
    <w:rsid w:val="008D09D9"/>
    <w:rsid w:val="008D17FC"/>
    <w:rsid w:val="008D3CC8"/>
    <w:rsid w:val="008D68FA"/>
    <w:rsid w:val="008E0F74"/>
    <w:rsid w:val="008E194E"/>
    <w:rsid w:val="008E2957"/>
    <w:rsid w:val="008E3455"/>
    <w:rsid w:val="008E7DBA"/>
    <w:rsid w:val="008F1426"/>
    <w:rsid w:val="008F169C"/>
    <w:rsid w:val="008F2786"/>
    <w:rsid w:val="008F5CB8"/>
    <w:rsid w:val="008F73C6"/>
    <w:rsid w:val="008F7589"/>
    <w:rsid w:val="009001D4"/>
    <w:rsid w:val="00900832"/>
    <w:rsid w:val="00900B05"/>
    <w:rsid w:val="00900DDE"/>
    <w:rsid w:val="009060D4"/>
    <w:rsid w:val="00907B59"/>
    <w:rsid w:val="00912B4A"/>
    <w:rsid w:val="00913900"/>
    <w:rsid w:val="00920FCA"/>
    <w:rsid w:val="00925C8E"/>
    <w:rsid w:val="00930173"/>
    <w:rsid w:val="00930E92"/>
    <w:rsid w:val="009315B4"/>
    <w:rsid w:val="009346E2"/>
    <w:rsid w:val="0093537E"/>
    <w:rsid w:val="009357B0"/>
    <w:rsid w:val="00935D50"/>
    <w:rsid w:val="009411D6"/>
    <w:rsid w:val="0094151A"/>
    <w:rsid w:val="0094166A"/>
    <w:rsid w:val="0094195D"/>
    <w:rsid w:val="00941B82"/>
    <w:rsid w:val="00942918"/>
    <w:rsid w:val="0094387D"/>
    <w:rsid w:val="00943F42"/>
    <w:rsid w:val="0094571D"/>
    <w:rsid w:val="00945A5A"/>
    <w:rsid w:val="00947BAA"/>
    <w:rsid w:val="009503EB"/>
    <w:rsid w:val="009525D6"/>
    <w:rsid w:val="00952AD9"/>
    <w:rsid w:val="009530BB"/>
    <w:rsid w:val="009556D3"/>
    <w:rsid w:val="00960A11"/>
    <w:rsid w:val="00961B15"/>
    <w:rsid w:val="00962877"/>
    <w:rsid w:val="009639C9"/>
    <w:rsid w:val="00970EC6"/>
    <w:rsid w:val="009733C2"/>
    <w:rsid w:val="009737CA"/>
    <w:rsid w:val="0097624D"/>
    <w:rsid w:val="00977452"/>
    <w:rsid w:val="00981785"/>
    <w:rsid w:val="00981D2A"/>
    <w:rsid w:val="00982DE9"/>
    <w:rsid w:val="00982EA7"/>
    <w:rsid w:val="0098597B"/>
    <w:rsid w:val="00985F0A"/>
    <w:rsid w:val="0098637C"/>
    <w:rsid w:val="00987689"/>
    <w:rsid w:val="00990AC8"/>
    <w:rsid w:val="0099435D"/>
    <w:rsid w:val="00994C2A"/>
    <w:rsid w:val="009A101A"/>
    <w:rsid w:val="009A1311"/>
    <w:rsid w:val="009A509A"/>
    <w:rsid w:val="009A7804"/>
    <w:rsid w:val="009A7D41"/>
    <w:rsid w:val="009B01A1"/>
    <w:rsid w:val="009B1D0B"/>
    <w:rsid w:val="009B2589"/>
    <w:rsid w:val="009B28EB"/>
    <w:rsid w:val="009B3AA9"/>
    <w:rsid w:val="009B56A6"/>
    <w:rsid w:val="009B7146"/>
    <w:rsid w:val="009C17C5"/>
    <w:rsid w:val="009C19B7"/>
    <w:rsid w:val="009C37C1"/>
    <w:rsid w:val="009C3C01"/>
    <w:rsid w:val="009C3F2C"/>
    <w:rsid w:val="009C53BC"/>
    <w:rsid w:val="009C5CEC"/>
    <w:rsid w:val="009C625E"/>
    <w:rsid w:val="009C719C"/>
    <w:rsid w:val="009D07EA"/>
    <w:rsid w:val="009D133D"/>
    <w:rsid w:val="009D1838"/>
    <w:rsid w:val="009D2CA2"/>
    <w:rsid w:val="009D399C"/>
    <w:rsid w:val="009D4624"/>
    <w:rsid w:val="009D607E"/>
    <w:rsid w:val="009E058B"/>
    <w:rsid w:val="009E1035"/>
    <w:rsid w:val="009E2A7F"/>
    <w:rsid w:val="009E47B0"/>
    <w:rsid w:val="009E4A4C"/>
    <w:rsid w:val="009E55AD"/>
    <w:rsid w:val="009E6031"/>
    <w:rsid w:val="009E63DB"/>
    <w:rsid w:val="009E66E4"/>
    <w:rsid w:val="009E678D"/>
    <w:rsid w:val="009E7771"/>
    <w:rsid w:val="009E7A04"/>
    <w:rsid w:val="009F03CB"/>
    <w:rsid w:val="009F2D56"/>
    <w:rsid w:val="009F4B42"/>
    <w:rsid w:val="009F4D1E"/>
    <w:rsid w:val="009F50C6"/>
    <w:rsid w:val="009F5740"/>
    <w:rsid w:val="00A01A24"/>
    <w:rsid w:val="00A030A3"/>
    <w:rsid w:val="00A0398A"/>
    <w:rsid w:val="00A04552"/>
    <w:rsid w:val="00A04FA1"/>
    <w:rsid w:val="00A0542D"/>
    <w:rsid w:val="00A05732"/>
    <w:rsid w:val="00A06D67"/>
    <w:rsid w:val="00A107F3"/>
    <w:rsid w:val="00A121DD"/>
    <w:rsid w:val="00A128A6"/>
    <w:rsid w:val="00A130E0"/>
    <w:rsid w:val="00A14B85"/>
    <w:rsid w:val="00A14CCA"/>
    <w:rsid w:val="00A15071"/>
    <w:rsid w:val="00A17613"/>
    <w:rsid w:val="00A208EC"/>
    <w:rsid w:val="00A24220"/>
    <w:rsid w:val="00A24572"/>
    <w:rsid w:val="00A24E32"/>
    <w:rsid w:val="00A27EC9"/>
    <w:rsid w:val="00A35C26"/>
    <w:rsid w:val="00A36283"/>
    <w:rsid w:val="00A3644D"/>
    <w:rsid w:val="00A41BE3"/>
    <w:rsid w:val="00A4374D"/>
    <w:rsid w:val="00A457C0"/>
    <w:rsid w:val="00A45853"/>
    <w:rsid w:val="00A45B53"/>
    <w:rsid w:val="00A46C94"/>
    <w:rsid w:val="00A51928"/>
    <w:rsid w:val="00A5446C"/>
    <w:rsid w:val="00A545DA"/>
    <w:rsid w:val="00A54F34"/>
    <w:rsid w:val="00A553C4"/>
    <w:rsid w:val="00A572D9"/>
    <w:rsid w:val="00A61DF4"/>
    <w:rsid w:val="00A62D5F"/>
    <w:rsid w:val="00A66EC2"/>
    <w:rsid w:val="00A724DB"/>
    <w:rsid w:val="00A7597D"/>
    <w:rsid w:val="00A7668D"/>
    <w:rsid w:val="00A776D6"/>
    <w:rsid w:val="00A77BB6"/>
    <w:rsid w:val="00A80318"/>
    <w:rsid w:val="00A81DD2"/>
    <w:rsid w:val="00A82C22"/>
    <w:rsid w:val="00A85413"/>
    <w:rsid w:val="00A8585F"/>
    <w:rsid w:val="00A863E0"/>
    <w:rsid w:val="00A8682C"/>
    <w:rsid w:val="00A86B48"/>
    <w:rsid w:val="00A86F68"/>
    <w:rsid w:val="00A90D59"/>
    <w:rsid w:val="00A91934"/>
    <w:rsid w:val="00A92069"/>
    <w:rsid w:val="00A96A1B"/>
    <w:rsid w:val="00A97026"/>
    <w:rsid w:val="00A974C6"/>
    <w:rsid w:val="00AA021C"/>
    <w:rsid w:val="00AA1682"/>
    <w:rsid w:val="00AA4B35"/>
    <w:rsid w:val="00AA513D"/>
    <w:rsid w:val="00AA6A91"/>
    <w:rsid w:val="00AA76C8"/>
    <w:rsid w:val="00AB3CC2"/>
    <w:rsid w:val="00AB6C24"/>
    <w:rsid w:val="00AC163A"/>
    <w:rsid w:val="00AC1947"/>
    <w:rsid w:val="00AC344F"/>
    <w:rsid w:val="00AC553A"/>
    <w:rsid w:val="00AC6C48"/>
    <w:rsid w:val="00AD0245"/>
    <w:rsid w:val="00AD0470"/>
    <w:rsid w:val="00AD0BDA"/>
    <w:rsid w:val="00AD13D8"/>
    <w:rsid w:val="00AD2480"/>
    <w:rsid w:val="00AD3C6D"/>
    <w:rsid w:val="00AD4562"/>
    <w:rsid w:val="00AD534E"/>
    <w:rsid w:val="00AD6CF5"/>
    <w:rsid w:val="00AE0D06"/>
    <w:rsid w:val="00AE36AF"/>
    <w:rsid w:val="00AE397F"/>
    <w:rsid w:val="00AE5885"/>
    <w:rsid w:val="00AE6D01"/>
    <w:rsid w:val="00AE6D2E"/>
    <w:rsid w:val="00AE79DB"/>
    <w:rsid w:val="00AE7CC4"/>
    <w:rsid w:val="00AF0E9B"/>
    <w:rsid w:val="00AF1083"/>
    <w:rsid w:val="00AF2692"/>
    <w:rsid w:val="00AF3115"/>
    <w:rsid w:val="00AF59CF"/>
    <w:rsid w:val="00AF5FF4"/>
    <w:rsid w:val="00AF6200"/>
    <w:rsid w:val="00AF7692"/>
    <w:rsid w:val="00AF7DF1"/>
    <w:rsid w:val="00B01191"/>
    <w:rsid w:val="00B01278"/>
    <w:rsid w:val="00B04920"/>
    <w:rsid w:val="00B04EEE"/>
    <w:rsid w:val="00B054A5"/>
    <w:rsid w:val="00B05EC5"/>
    <w:rsid w:val="00B12BD9"/>
    <w:rsid w:val="00B14773"/>
    <w:rsid w:val="00B14A12"/>
    <w:rsid w:val="00B14F74"/>
    <w:rsid w:val="00B15265"/>
    <w:rsid w:val="00B17116"/>
    <w:rsid w:val="00B202E1"/>
    <w:rsid w:val="00B20949"/>
    <w:rsid w:val="00B223D6"/>
    <w:rsid w:val="00B2269C"/>
    <w:rsid w:val="00B22FB1"/>
    <w:rsid w:val="00B2308E"/>
    <w:rsid w:val="00B233E7"/>
    <w:rsid w:val="00B26E80"/>
    <w:rsid w:val="00B26F32"/>
    <w:rsid w:val="00B312A0"/>
    <w:rsid w:val="00B31570"/>
    <w:rsid w:val="00B3270E"/>
    <w:rsid w:val="00B32E0E"/>
    <w:rsid w:val="00B41F10"/>
    <w:rsid w:val="00B42F6A"/>
    <w:rsid w:val="00B43067"/>
    <w:rsid w:val="00B43807"/>
    <w:rsid w:val="00B44E8B"/>
    <w:rsid w:val="00B47C3D"/>
    <w:rsid w:val="00B54BAE"/>
    <w:rsid w:val="00B55114"/>
    <w:rsid w:val="00B56C86"/>
    <w:rsid w:val="00B60661"/>
    <w:rsid w:val="00B60BD3"/>
    <w:rsid w:val="00B60EEC"/>
    <w:rsid w:val="00B634E3"/>
    <w:rsid w:val="00B63715"/>
    <w:rsid w:val="00B64A4C"/>
    <w:rsid w:val="00B66684"/>
    <w:rsid w:val="00B66842"/>
    <w:rsid w:val="00B71C75"/>
    <w:rsid w:val="00B726AD"/>
    <w:rsid w:val="00B7307E"/>
    <w:rsid w:val="00B74814"/>
    <w:rsid w:val="00B75111"/>
    <w:rsid w:val="00B80E89"/>
    <w:rsid w:val="00B8643B"/>
    <w:rsid w:val="00B92B46"/>
    <w:rsid w:val="00B92F09"/>
    <w:rsid w:val="00B93A24"/>
    <w:rsid w:val="00B958B8"/>
    <w:rsid w:val="00B96A30"/>
    <w:rsid w:val="00BA0386"/>
    <w:rsid w:val="00BA09EF"/>
    <w:rsid w:val="00BA1FA0"/>
    <w:rsid w:val="00BA4C03"/>
    <w:rsid w:val="00BA535C"/>
    <w:rsid w:val="00BA5AA5"/>
    <w:rsid w:val="00BA5C1B"/>
    <w:rsid w:val="00BA6FB0"/>
    <w:rsid w:val="00BB001A"/>
    <w:rsid w:val="00BB316D"/>
    <w:rsid w:val="00BB34A4"/>
    <w:rsid w:val="00BB44D9"/>
    <w:rsid w:val="00BB74E9"/>
    <w:rsid w:val="00BC0181"/>
    <w:rsid w:val="00BC1664"/>
    <w:rsid w:val="00BC20E3"/>
    <w:rsid w:val="00BC3EFB"/>
    <w:rsid w:val="00BC6CE0"/>
    <w:rsid w:val="00BD0246"/>
    <w:rsid w:val="00BD22FF"/>
    <w:rsid w:val="00BD3BA9"/>
    <w:rsid w:val="00BD4D70"/>
    <w:rsid w:val="00BD735D"/>
    <w:rsid w:val="00BD782D"/>
    <w:rsid w:val="00BE01E6"/>
    <w:rsid w:val="00BE719A"/>
    <w:rsid w:val="00BE7E92"/>
    <w:rsid w:val="00BF0F56"/>
    <w:rsid w:val="00BF1585"/>
    <w:rsid w:val="00BF25AE"/>
    <w:rsid w:val="00BF3DD0"/>
    <w:rsid w:val="00BF4A4B"/>
    <w:rsid w:val="00BF54F5"/>
    <w:rsid w:val="00BF6377"/>
    <w:rsid w:val="00BF7840"/>
    <w:rsid w:val="00BF7EF8"/>
    <w:rsid w:val="00C004C7"/>
    <w:rsid w:val="00C00DEA"/>
    <w:rsid w:val="00C0111A"/>
    <w:rsid w:val="00C01866"/>
    <w:rsid w:val="00C01AA3"/>
    <w:rsid w:val="00C03A03"/>
    <w:rsid w:val="00C03E84"/>
    <w:rsid w:val="00C05CAC"/>
    <w:rsid w:val="00C11AE1"/>
    <w:rsid w:val="00C11C10"/>
    <w:rsid w:val="00C13D1D"/>
    <w:rsid w:val="00C14B3A"/>
    <w:rsid w:val="00C15AAD"/>
    <w:rsid w:val="00C20E72"/>
    <w:rsid w:val="00C228E2"/>
    <w:rsid w:val="00C22ECF"/>
    <w:rsid w:val="00C23263"/>
    <w:rsid w:val="00C23534"/>
    <w:rsid w:val="00C24BA4"/>
    <w:rsid w:val="00C265A3"/>
    <w:rsid w:val="00C27721"/>
    <w:rsid w:val="00C31C5F"/>
    <w:rsid w:val="00C324CB"/>
    <w:rsid w:val="00C332CA"/>
    <w:rsid w:val="00C3504A"/>
    <w:rsid w:val="00C40A16"/>
    <w:rsid w:val="00C43B47"/>
    <w:rsid w:val="00C457B8"/>
    <w:rsid w:val="00C45962"/>
    <w:rsid w:val="00C46859"/>
    <w:rsid w:val="00C4726F"/>
    <w:rsid w:val="00C4728A"/>
    <w:rsid w:val="00C47668"/>
    <w:rsid w:val="00C51CB9"/>
    <w:rsid w:val="00C51E8E"/>
    <w:rsid w:val="00C52284"/>
    <w:rsid w:val="00C5390B"/>
    <w:rsid w:val="00C53E8E"/>
    <w:rsid w:val="00C53FBA"/>
    <w:rsid w:val="00C547F2"/>
    <w:rsid w:val="00C55CA8"/>
    <w:rsid w:val="00C56F57"/>
    <w:rsid w:val="00C61042"/>
    <w:rsid w:val="00C629B3"/>
    <w:rsid w:val="00C62E69"/>
    <w:rsid w:val="00C64B07"/>
    <w:rsid w:val="00C64F2A"/>
    <w:rsid w:val="00C65025"/>
    <w:rsid w:val="00C654A7"/>
    <w:rsid w:val="00C65C63"/>
    <w:rsid w:val="00C66011"/>
    <w:rsid w:val="00C6652C"/>
    <w:rsid w:val="00C66F8E"/>
    <w:rsid w:val="00C676D8"/>
    <w:rsid w:val="00C70658"/>
    <w:rsid w:val="00C7067B"/>
    <w:rsid w:val="00C72197"/>
    <w:rsid w:val="00C73055"/>
    <w:rsid w:val="00C755DC"/>
    <w:rsid w:val="00C7574A"/>
    <w:rsid w:val="00C7772D"/>
    <w:rsid w:val="00C81044"/>
    <w:rsid w:val="00C82E6F"/>
    <w:rsid w:val="00C84991"/>
    <w:rsid w:val="00C859C6"/>
    <w:rsid w:val="00C860C1"/>
    <w:rsid w:val="00C87BFD"/>
    <w:rsid w:val="00C912AB"/>
    <w:rsid w:val="00C91B7A"/>
    <w:rsid w:val="00C93632"/>
    <w:rsid w:val="00C940BA"/>
    <w:rsid w:val="00C94D47"/>
    <w:rsid w:val="00C95B04"/>
    <w:rsid w:val="00CA0144"/>
    <w:rsid w:val="00CA188B"/>
    <w:rsid w:val="00CA3E6E"/>
    <w:rsid w:val="00CA50C9"/>
    <w:rsid w:val="00CA56CC"/>
    <w:rsid w:val="00CA64C6"/>
    <w:rsid w:val="00CB1CF9"/>
    <w:rsid w:val="00CB31EC"/>
    <w:rsid w:val="00CB33E0"/>
    <w:rsid w:val="00CC0541"/>
    <w:rsid w:val="00CC346A"/>
    <w:rsid w:val="00CC3F95"/>
    <w:rsid w:val="00CC5AA7"/>
    <w:rsid w:val="00CC6E6D"/>
    <w:rsid w:val="00CC7210"/>
    <w:rsid w:val="00CC73A0"/>
    <w:rsid w:val="00CD018C"/>
    <w:rsid w:val="00CD4DC1"/>
    <w:rsid w:val="00CD507E"/>
    <w:rsid w:val="00CD6D03"/>
    <w:rsid w:val="00CE2542"/>
    <w:rsid w:val="00CE38A5"/>
    <w:rsid w:val="00CE483E"/>
    <w:rsid w:val="00CF0F3C"/>
    <w:rsid w:val="00CF102B"/>
    <w:rsid w:val="00CF168F"/>
    <w:rsid w:val="00CF265C"/>
    <w:rsid w:val="00CF452F"/>
    <w:rsid w:val="00CF5F0F"/>
    <w:rsid w:val="00CF6F45"/>
    <w:rsid w:val="00D00DB3"/>
    <w:rsid w:val="00D02B4F"/>
    <w:rsid w:val="00D045C6"/>
    <w:rsid w:val="00D05CF1"/>
    <w:rsid w:val="00D06339"/>
    <w:rsid w:val="00D06893"/>
    <w:rsid w:val="00D07E96"/>
    <w:rsid w:val="00D12829"/>
    <w:rsid w:val="00D14085"/>
    <w:rsid w:val="00D154AF"/>
    <w:rsid w:val="00D16784"/>
    <w:rsid w:val="00D168CE"/>
    <w:rsid w:val="00D20FC0"/>
    <w:rsid w:val="00D2134C"/>
    <w:rsid w:val="00D223C8"/>
    <w:rsid w:val="00D26FC9"/>
    <w:rsid w:val="00D30C13"/>
    <w:rsid w:val="00D368CE"/>
    <w:rsid w:val="00D36C8E"/>
    <w:rsid w:val="00D371FF"/>
    <w:rsid w:val="00D37BEB"/>
    <w:rsid w:val="00D37C0B"/>
    <w:rsid w:val="00D405D1"/>
    <w:rsid w:val="00D40981"/>
    <w:rsid w:val="00D41395"/>
    <w:rsid w:val="00D41D7A"/>
    <w:rsid w:val="00D50262"/>
    <w:rsid w:val="00D544A4"/>
    <w:rsid w:val="00D54C75"/>
    <w:rsid w:val="00D5544B"/>
    <w:rsid w:val="00D555FB"/>
    <w:rsid w:val="00D60696"/>
    <w:rsid w:val="00D6167C"/>
    <w:rsid w:val="00D64EB9"/>
    <w:rsid w:val="00D71217"/>
    <w:rsid w:val="00D72934"/>
    <w:rsid w:val="00D74E9C"/>
    <w:rsid w:val="00D750E3"/>
    <w:rsid w:val="00D774DF"/>
    <w:rsid w:val="00D77503"/>
    <w:rsid w:val="00D77D3A"/>
    <w:rsid w:val="00D77FB9"/>
    <w:rsid w:val="00D8373E"/>
    <w:rsid w:val="00D85D4D"/>
    <w:rsid w:val="00D87637"/>
    <w:rsid w:val="00D91C89"/>
    <w:rsid w:val="00D931C7"/>
    <w:rsid w:val="00D931DC"/>
    <w:rsid w:val="00D94804"/>
    <w:rsid w:val="00D949B6"/>
    <w:rsid w:val="00D95164"/>
    <w:rsid w:val="00DA0608"/>
    <w:rsid w:val="00DA063B"/>
    <w:rsid w:val="00DA1131"/>
    <w:rsid w:val="00DA3343"/>
    <w:rsid w:val="00DA36D3"/>
    <w:rsid w:val="00DA5688"/>
    <w:rsid w:val="00DA5943"/>
    <w:rsid w:val="00DA5EA7"/>
    <w:rsid w:val="00DA729A"/>
    <w:rsid w:val="00DB4A07"/>
    <w:rsid w:val="00DB59E5"/>
    <w:rsid w:val="00DB6F7E"/>
    <w:rsid w:val="00DB7C08"/>
    <w:rsid w:val="00DC229D"/>
    <w:rsid w:val="00DC2A4F"/>
    <w:rsid w:val="00DC4B5F"/>
    <w:rsid w:val="00DD1001"/>
    <w:rsid w:val="00DD2E31"/>
    <w:rsid w:val="00DD3154"/>
    <w:rsid w:val="00DD412E"/>
    <w:rsid w:val="00DD6839"/>
    <w:rsid w:val="00DD7C17"/>
    <w:rsid w:val="00DE0813"/>
    <w:rsid w:val="00DE1544"/>
    <w:rsid w:val="00DE1DAF"/>
    <w:rsid w:val="00DE3056"/>
    <w:rsid w:val="00DE472A"/>
    <w:rsid w:val="00DE483C"/>
    <w:rsid w:val="00DE55E0"/>
    <w:rsid w:val="00DF2DAD"/>
    <w:rsid w:val="00DF7AA4"/>
    <w:rsid w:val="00E02FD3"/>
    <w:rsid w:val="00E03BCF"/>
    <w:rsid w:val="00E062BC"/>
    <w:rsid w:val="00E062FC"/>
    <w:rsid w:val="00E07B16"/>
    <w:rsid w:val="00E145DF"/>
    <w:rsid w:val="00E159E3"/>
    <w:rsid w:val="00E15BDB"/>
    <w:rsid w:val="00E1684E"/>
    <w:rsid w:val="00E17270"/>
    <w:rsid w:val="00E20A37"/>
    <w:rsid w:val="00E22AD8"/>
    <w:rsid w:val="00E24334"/>
    <w:rsid w:val="00E24ADF"/>
    <w:rsid w:val="00E25D12"/>
    <w:rsid w:val="00E32186"/>
    <w:rsid w:val="00E3391A"/>
    <w:rsid w:val="00E3672E"/>
    <w:rsid w:val="00E36F1F"/>
    <w:rsid w:val="00E4248F"/>
    <w:rsid w:val="00E44FBE"/>
    <w:rsid w:val="00E455F9"/>
    <w:rsid w:val="00E50E17"/>
    <w:rsid w:val="00E518C5"/>
    <w:rsid w:val="00E611CB"/>
    <w:rsid w:val="00E637FA"/>
    <w:rsid w:val="00E6441A"/>
    <w:rsid w:val="00E6449E"/>
    <w:rsid w:val="00E64AB3"/>
    <w:rsid w:val="00E659BF"/>
    <w:rsid w:val="00E6666B"/>
    <w:rsid w:val="00E677BA"/>
    <w:rsid w:val="00E739B2"/>
    <w:rsid w:val="00E765FB"/>
    <w:rsid w:val="00E76762"/>
    <w:rsid w:val="00E76FBF"/>
    <w:rsid w:val="00E80BD1"/>
    <w:rsid w:val="00E80CD1"/>
    <w:rsid w:val="00E815D5"/>
    <w:rsid w:val="00E82697"/>
    <w:rsid w:val="00E82812"/>
    <w:rsid w:val="00E82C56"/>
    <w:rsid w:val="00E83F4C"/>
    <w:rsid w:val="00E841C8"/>
    <w:rsid w:val="00E866F6"/>
    <w:rsid w:val="00E922B5"/>
    <w:rsid w:val="00E9633F"/>
    <w:rsid w:val="00E966FD"/>
    <w:rsid w:val="00E97EA7"/>
    <w:rsid w:val="00EA1D4D"/>
    <w:rsid w:val="00EA1F57"/>
    <w:rsid w:val="00EA4384"/>
    <w:rsid w:val="00EA4E13"/>
    <w:rsid w:val="00EA5E16"/>
    <w:rsid w:val="00EA6599"/>
    <w:rsid w:val="00EB1EAB"/>
    <w:rsid w:val="00EB5BBF"/>
    <w:rsid w:val="00EB633C"/>
    <w:rsid w:val="00EC16C6"/>
    <w:rsid w:val="00EC1BD9"/>
    <w:rsid w:val="00EC2D2D"/>
    <w:rsid w:val="00EC35A9"/>
    <w:rsid w:val="00EC48DC"/>
    <w:rsid w:val="00EC5FF2"/>
    <w:rsid w:val="00EC6252"/>
    <w:rsid w:val="00ED126B"/>
    <w:rsid w:val="00ED12D3"/>
    <w:rsid w:val="00ED1D1D"/>
    <w:rsid w:val="00ED2188"/>
    <w:rsid w:val="00ED4653"/>
    <w:rsid w:val="00EE2F97"/>
    <w:rsid w:val="00EE3086"/>
    <w:rsid w:val="00EE3838"/>
    <w:rsid w:val="00EE530A"/>
    <w:rsid w:val="00EE583B"/>
    <w:rsid w:val="00EE5CB8"/>
    <w:rsid w:val="00EE5D2C"/>
    <w:rsid w:val="00EE6AFC"/>
    <w:rsid w:val="00EE6C2C"/>
    <w:rsid w:val="00EF007C"/>
    <w:rsid w:val="00EF16DF"/>
    <w:rsid w:val="00EF1C56"/>
    <w:rsid w:val="00EF1F36"/>
    <w:rsid w:val="00EF26D6"/>
    <w:rsid w:val="00EF2738"/>
    <w:rsid w:val="00EF3DC9"/>
    <w:rsid w:val="00EF41B5"/>
    <w:rsid w:val="00EF4AB9"/>
    <w:rsid w:val="00EF760C"/>
    <w:rsid w:val="00EF7B03"/>
    <w:rsid w:val="00F00607"/>
    <w:rsid w:val="00F0089F"/>
    <w:rsid w:val="00F04989"/>
    <w:rsid w:val="00F04A45"/>
    <w:rsid w:val="00F04EDB"/>
    <w:rsid w:val="00F05280"/>
    <w:rsid w:val="00F07F90"/>
    <w:rsid w:val="00F10265"/>
    <w:rsid w:val="00F102EF"/>
    <w:rsid w:val="00F11F3B"/>
    <w:rsid w:val="00F1208D"/>
    <w:rsid w:val="00F120F9"/>
    <w:rsid w:val="00F144D1"/>
    <w:rsid w:val="00F15054"/>
    <w:rsid w:val="00F16EC0"/>
    <w:rsid w:val="00F176C6"/>
    <w:rsid w:val="00F1790E"/>
    <w:rsid w:val="00F21D97"/>
    <w:rsid w:val="00F24A9B"/>
    <w:rsid w:val="00F25FA4"/>
    <w:rsid w:val="00F274A7"/>
    <w:rsid w:val="00F275BC"/>
    <w:rsid w:val="00F30853"/>
    <w:rsid w:val="00F30B6A"/>
    <w:rsid w:val="00F310A5"/>
    <w:rsid w:val="00F3197B"/>
    <w:rsid w:val="00F32306"/>
    <w:rsid w:val="00F36B67"/>
    <w:rsid w:val="00F37BC6"/>
    <w:rsid w:val="00F37CBD"/>
    <w:rsid w:val="00F37D6C"/>
    <w:rsid w:val="00F40351"/>
    <w:rsid w:val="00F40F22"/>
    <w:rsid w:val="00F415C9"/>
    <w:rsid w:val="00F41653"/>
    <w:rsid w:val="00F4248B"/>
    <w:rsid w:val="00F44EDF"/>
    <w:rsid w:val="00F4511D"/>
    <w:rsid w:val="00F47359"/>
    <w:rsid w:val="00F50E55"/>
    <w:rsid w:val="00F510BF"/>
    <w:rsid w:val="00F518BA"/>
    <w:rsid w:val="00F532B0"/>
    <w:rsid w:val="00F54A8F"/>
    <w:rsid w:val="00F56A89"/>
    <w:rsid w:val="00F60784"/>
    <w:rsid w:val="00F61278"/>
    <w:rsid w:val="00F65684"/>
    <w:rsid w:val="00F665E7"/>
    <w:rsid w:val="00F66D03"/>
    <w:rsid w:val="00F71226"/>
    <w:rsid w:val="00F71382"/>
    <w:rsid w:val="00F71512"/>
    <w:rsid w:val="00F7598C"/>
    <w:rsid w:val="00F75A47"/>
    <w:rsid w:val="00F76C15"/>
    <w:rsid w:val="00F76C7B"/>
    <w:rsid w:val="00F77CA3"/>
    <w:rsid w:val="00F860D4"/>
    <w:rsid w:val="00F861B2"/>
    <w:rsid w:val="00F878FE"/>
    <w:rsid w:val="00F87E5E"/>
    <w:rsid w:val="00F918A1"/>
    <w:rsid w:val="00F92840"/>
    <w:rsid w:val="00F94B4B"/>
    <w:rsid w:val="00F95725"/>
    <w:rsid w:val="00F95A05"/>
    <w:rsid w:val="00F97830"/>
    <w:rsid w:val="00FA14C3"/>
    <w:rsid w:val="00FA1C47"/>
    <w:rsid w:val="00FA2433"/>
    <w:rsid w:val="00FA2C83"/>
    <w:rsid w:val="00FA2E4C"/>
    <w:rsid w:val="00FA4060"/>
    <w:rsid w:val="00FA4A14"/>
    <w:rsid w:val="00FA6B62"/>
    <w:rsid w:val="00FA7368"/>
    <w:rsid w:val="00FB1E46"/>
    <w:rsid w:val="00FB211C"/>
    <w:rsid w:val="00FB43AA"/>
    <w:rsid w:val="00FB4A03"/>
    <w:rsid w:val="00FB4B6C"/>
    <w:rsid w:val="00FB6209"/>
    <w:rsid w:val="00FC1B4B"/>
    <w:rsid w:val="00FC3AFC"/>
    <w:rsid w:val="00FC45FC"/>
    <w:rsid w:val="00FC525F"/>
    <w:rsid w:val="00FC743A"/>
    <w:rsid w:val="00FC7BCE"/>
    <w:rsid w:val="00FD0E5A"/>
    <w:rsid w:val="00FD176F"/>
    <w:rsid w:val="00FD2BA2"/>
    <w:rsid w:val="00FD4A5D"/>
    <w:rsid w:val="00FD780C"/>
    <w:rsid w:val="00FD7827"/>
    <w:rsid w:val="00FE0DAD"/>
    <w:rsid w:val="00FE14CD"/>
    <w:rsid w:val="00FE1B81"/>
    <w:rsid w:val="00FE20D6"/>
    <w:rsid w:val="00FE3879"/>
    <w:rsid w:val="00FE4AEE"/>
    <w:rsid w:val="00FE5309"/>
    <w:rsid w:val="00FE74B8"/>
    <w:rsid w:val="00FF07F5"/>
    <w:rsid w:val="00FF181A"/>
    <w:rsid w:val="00FF4500"/>
    <w:rsid w:val="00FF5057"/>
    <w:rsid w:val="00FF5A88"/>
    <w:rsid w:val="00FF633F"/>
    <w:rsid w:val="00FF72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A66FEB"/>
  <w15:docId w15:val="{ACF303C0-0172-47CB-8874-3D6698E43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771E7"/>
    <w:rPr>
      <w:rFonts w:ascii="Arial" w:hAnsi="Arial"/>
      <w:sz w:val="22"/>
      <w:lang w:val="en-US" w:eastAsia="en-US"/>
    </w:rPr>
  </w:style>
  <w:style w:type="paragraph" w:styleId="Heading1">
    <w:name w:val="heading 1"/>
    <w:basedOn w:val="Normal"/>
    <w:next w:val="Normal"/>
    <w:link w:val="Heading1Char"/>
    <w:autoRedefine/>
    <w:qFormat/>
    <w:rsid w:val="007C7BF8"/>
    <w:pPr>
      <w:keepNext/>
      <w:spacing w:before="240" w:after="120"/>
      <w:jc w:val="center"/>
      <w:outlineLvl w:val="0"/>
    </w:pPr>
    <w:rPr>
      <w:rFonts w:ascii="Arial Bold" w:hAnsi="Arial Bold"/>
      <w:b/>
      <w:caps/>
      <w:sz w:val="32"/>
      <w:szCs w:val="24"/>
      <w:lang w:val="en-CA"/>
    </w:rPr>
  </w:style>
  <w:style w:type="paragraph" w:styleId="Heading2">
    <w:name w:val="heading 2"/>
    <w:basedOn w:val="Normal"/>
    <w:next w:val="Normal"/>
    <w:link w:val="Heading2Char"/>
    <w:autoRedefine/>
    <w:qFormat/>
    <w:rsid w:val="002A0014"/>
    <w:pPr>
      <w:keepNext/>
      <w:spacing w:before="240" w:after="120"/>
      <w:outlineLvl w:val="1"/>
    </w:pPr>
    <w:rPr>
      <w:rFonts w:ascii="Arial Bold" w:hAnsi="Arial Bold"/>
      <w:b/>
      <w:caps/>
      <w:sz w:val="28"/>
      <w:lang w:val="en-CA"/>
    </w:rPr>
  </w:style>
  <w:style w:type="paragraph" w:styleId="Heading3">
    <w:name w:val="heading 3"/>
    <w:basedOn w:val="Normal"/>
    <w:next w:val="Normal"/>
    <w:link w:val="Heading3Char"/>
    <w:autoRedefine/>
    <w:qFormat/>
    <w:rsid w:val="002771E7"/>
    <w:pPr>
      <w:keepNext/>
      <w:spacing w:before="240" w:after="120"/>
      <w:contextualSpacing/>
      <w:outlineLvl w:val="2"/>
    </w:pPr>
    <w:rPr>
      <w:b/>
      <w:sz w:val="24"/>
      <w:szCs w:val="22"/>
      <w:lang w:val="en-CA"/>
    </w:rPr>
  </w:style>
  <w:style w:type="paragraph" w:styleId="Heading4">
    <w:name w:val="heading 4"/>
    <w:basedOn w:val="Normal"/>
    <w:next w:val="Normal"/>
    <w:link w:val="Heading4Char"/>
    <w:autoRedefine/>
    <w:qFormat/>
    <w:rsid w:val="002771E7"/>
    <w:pPr>
      <w:keepNext/>
      <w:spacing w:before="120" w:after="120"/>
      <w:ind w:left="360"/>
      <w:outlineLvl w:val="3"/>
    </w:pPr>
    <w:rPr>
      <w:b/>
      <w:bCs/>
      <w:szCs w:val="28"/>
      <w:lang w:val="en-CA"/>
    </w:rPr>
  </w:style>
  <w:style w:type="paragraph" w:styleId="Heading5">
    <w:name w:val="heading 5"/>
    <w:basedOn w:val="Normal"/>
    <w:next w:val="Normal"/>
    <w:link w:val="Heading5Char"/>
    <w:qFormat/>
    <w:rsid w:val="002771E7"/>
    <w:pPr>
      <w:keepNext/>
      <w:spacing w:before="120" w:after="120"/>
      <w:ind w:left="700"/>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2771E7"/>
    <w:rPr>
      <w:rFonts w:ascii="Arial" w:hAnsi="Arial"/>
      <w:sz w:val="20"/>
    </w:rPr>
  </w:style>
  <w:style w:type="paragraph" w:customStyle="1" w:styleId="ContactInformation">
    <w:name w:val="Contact Information"/>
    <w:basedOn w:val="BodyText"/>
    <w:rsid w:val="00F30853"/>
    <w:pPr>
      <w:spacing w:before="0" w:after="0"/>
    </w:pPr>
  </w:style>
  <w:style w:type="paragraph" w:customStyle="1" w:styleId="StyleCentered">
    <w:name w:val="Style Centered"/>
    <w:basedOn w:val="Normal"/>
    <w:rsid w:val="00126A90"/>
    <w:pPr>
      <w:jc w:val="center"/>
    </w:pPr>
  </w:style>
  <w:style w:type="character" w:styleId="Hyperlink">
    <w:name w:val="Hyperlink"/>
    <w:uiPriority w:val="99"/>
    <w:qFormat/>
    <w:rsid w:val="002771E7"/>
    <w:rPr>
      <w:rFonts w:ascii="Arial" w:hAnsi="Arial"/>
      <w:color w:val="0000FF"/>
      <w:sz w:val="22"/>
      <w:u w:val="single"/>
    </w:rPr>
  </w:style>
  <w:style w:type="character" w:styleId="FollowedHyperlink">
    <w:name w:val="FollowedHyperlink"/>
    <w:rsid w:val="002771E7"/>
    <w:rPr>
      <w:rFonts w:ascii="Arial" w:hAnsi="Arial"/>
      <w:color w:val="800080"/>
      <w:sz w:val="22"/>
      <w:u w:val="single"/>
    </w:rPr>
  </w:style>
  <w:style w:type="character" w:customStyle="1" w:styleId="Heading2Char">
    <w:name w:val="Heading 2 Char"/>
    <w:basedOn w:val="DefaultParagraphFont"/>
    <w:link w:val="Heading2"/>
    <w:rsid w:val="002A0014"/>
    <w:rPr>
      <w:rFonts w:ascii="Arial Bold" w:hAnsi="Arial Bold"/>
      <w:b/>
      <w:caps/>
      <w:sz w:val="28"/>
      <w:lang w:eastAsia="en-US"/>
    </w:rPr>
  </w:style>
  <w:style w:type="paragraph" w:customStyle="1" w:styleId="Fifth-LevelHeadingproposedformatArial11">
    <w:name w:val="Fifth-Level Heading (proposed format): Arial 11"/>
    <w:aliases w:val="indented 1 cm."/>
    <w:basedOn w:val="citation"/>
    <w:rsid w:val="00900832"/>
    <w:pPr>
      <w:ind w:firstLine="0"/>
    </w:pPr>
  </w:style>
  <w:style w:type="paragraph" w:styleId="BalloonText">
    <w:name w:val="Balloon Text"/>
    <w:basedOn w:val="Normal"/>
    <w:semiHidden/>
    <w:rsid w:val="002771E7"/>
    <w:rPr>
      <w:rFonts w:ascii="Tahoma" w:hAnsi="Tahoma" w:cs="Tahoma"/>
      <w:sz w:val="16"/>
      <w:szCs w:val="16"/>
    </w:rPr>
  </w:style>
  <w:style w:type="table" w:styleId="TableGrid">
    <w:name w:val="Table Grid"/>
    <w:basedOn w:val="TableNormal"/>
    <w:rsid w:val="00277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Normal"/>
    <w:semiHidden/>
    <w:rsid w:val="002771E7"/>
    <w:rPr>
      <w:b/>
      <w:bCs/>
      <w:sz w:val="20"/>
    </w:rPr>
  </w:style>
  <w:style w:type="paragraph" w:customStyle="1" w:styleId="Context-Heading">
    <w:name w:val="Context-Heading"/>
    <w:basedOn w:val="Normal"/>
    <w:qFormat/>
    <w:rsid w:val="002771E7"/>
    <w:pPr>
      <w:spacing w:before="120" w:after="60"/>
    </w:pPr>
    <w:rPr>
      <w:b/>
      <w:sz w:val="24"/>
      <w:szCs w:val="24"/>
    </w:rPr>
  </w:style>
  <w:style w:type="paragraph" w:customStyle="1" w:styleId="Context-text">
    <w:name w:val="Context-text"/>
    <w:basedOn w:val="Normal"/>
    <w:qFormat/>
    <w:rsid w:val="002771E7"/>
    <w:pPr>
      <w:spacing w:before="60" w:after="60"/>
    </w:pPr>
    <w:rPr>
      <w:i/>
      <w:iCs/>
      <w:sz w:val="20"/>
    </w:rPr>
  </w:style>
  <w:style w:type="paragraph" w:styleId="NormalWeb">
    <w:name w:val="Normal (Web)"/>
    <w:basedOn w:val="Normal"/>
    <w:uiPriority w:val="99"/>
    <w:rsid w:val="00E922B5"/>
    <w:pPr>
      <w:spacing w:before="100" w:beforeAutospacing="1" w:after="100" w:afterAutospacing="1"/>
    </w:pPr>
    <w:rPr>
      <w:rFonts w:ascii="Times New Roman" w:hAnsi="Times New Roman"/>
      <w:color w:val="000000"/>
      <w:sz w:val="24"/>
      <w:szCs w:val="24"/>
      <w:lang w:val="en-CA" w:eastAsia="en-CA"/>
    </w:rPr>
  </w:style>
  <w:style w:type="paragraph" w:styleId="BodyText">
    <w:name w:val="Body Text"/>
    <w:basedOn w:val="Normal"/>
    <w:link w:val="BodyTextChar"/>
    <w:qFormat/>
    <w:rsid w:val="002771E7"/>
    <w:pPr>
      <w:spacing w:before="120" w:after="120"/>
    </w:pPr>
  </w:style>
  <w:style w:type="paragraph" w:customStyle="1" w:styleId="Normal1">
    <w:name w:val="Normal1"/>
    <w:aliases w:val="level 4"/>
    <w:basedOn w:val="Normal"/>
    <w:rsid w:val="00261D7A"/>
    <w:pPr>
      <w:ind w:left="567"/>
      <w:jc w:val="both"/>
    </w:pPr>
  </w:style>
  <w:style w:type="paragraph" w:customStyle="1" w:styleId="citation">
    <w:name w:val="citation"/>
    <w:basedOn w:val="Normal"/>
    <w:qFormat/>
    <w:rsid w:val="002771E7"/>
    <w:pPr>
      <w:keepLines/>
      <w:spacing w:before="120" w:after="120"/>
      <w:ind w:left="360" w:hanging="360"/>
    </w:pPr>
    <w:rPr>
      <w:szCs w:val="22"/>
      <w:lang w:val="en-CA"/>
    </w:rPr>
  </w:style>
  <w:style w:type="paragraph" w:customStyle="1" w:styleId="SummaryBullets">
    <w:name w:val="Summary Bullets"/>
    <w:basedOn w:val="Normal"/>
    <w:qFormat/>
    <w:rsid w:val="00CF102B"/>
    <w:pPr>
      <w:numPr>
        <w:numId w:val="10"/>
      </w:numPr>
      <w:spacing w:before="120" w:after="120"/>
    </w:pPr>
  </w:style>
  <w:style w:type="paragraph" w:customStyle="1" w:styleId="CaptionTable">
    <w:name w:val="Caption: Table"/>
    <w:basedOn w:val="Normal"/>
    <w:qFormat/>
    <w:rsid w:val="00401EE9"/>
    <w:pPr>
      <w:keepNext/>
      <w:spacing w:before="240" w:after="120"/>
    </w:pPr>
    <w:rPr>
      <w:i/>
      <w:sz w:val="20"/>
      <w:lang w:val="en-CA"/>
    </w:rPr>
  </w:style>
  <w:style w:type="paragraph" w:customStyle="1" w:styleId="CaptionFigure">
    <w:name w:val="Caption: Figure"/>
    <w:basedOn w:val="CaptionTable"/>
    <w:rsid w:val="00401EE9"/>
    <w:pPr>
      <w:keepNext w:val="0"/>
      <w:spacing w:before="120" w:after="240"/>
    </w:pPr>
  </w:style>
  <w:style w:type="paragraph" w:styleId="ListBullet">
    <w:name w:val="List Bullet"/>
    <w:basedOn w:val="Normal"/>
    <w:rsid w:val="002771E7"/>
    <w:pPr>
      <w:numPr>
        <w:numId w:val="25"/>
      </w:numPr>
      <w:spacing w:after="120"/>
    </w:pPr>
  </w:style>
  <w:style w:type="paragraph" w:customStyle="1" w:styleId="Context-Hyperlink">
    <w:name w:val="Context-Hyperlink"/>
    <w:basedOn w:val="Normal"/>
    <w:link w:val="Context-HyperlinkChar"/>
    <w:rsid w:val="002771E7"/>
    <w:rPr>
      <w:i/>
      <w:color w:val="0000FF"/>
      <w:sz w:val="20"/>
      <w:u w:val="single"/>
      <w:lang w:val="en-CA"/>
    </w:rPr>
  </w:style>
  <w:style w:type="character" w:customStyle="1" w:styleId="Context-HyperlinkChar">
    <w:name w:val="Context-Hyperlink Char"/>
    <w:basedOn w:val="DefaultParagraphFont"/>
    <w:link w:val="Context-Hyperlink"/>
    <w:rsid w:val="002771E7"/>
    <w:rPr>
      <w:rFonts w:ascii="Arial" w:hAnsi="Arial"/>
      <w:i/>
      <w:color w:val="0000FF"/>
      <w:u w:val="single"/>
      <w:lang w:eastAsia="en-US"/>
    </w:rPr>
  </w:style>
  <w:style w:type="paragraph" w:customStyle="1" w:styleId="BodyTextItalic">
    <w:name w:val="Body Text + Italic"/>
    <w:basedOn w:val="BodyText"/>
    <w:rsid w:val="002771E7"/>
    <w:rPr>
      <w:i/>
      <w:lang w:val="fr-CA"/>
    </w:rPr>
  </w:style>
  <w:style w:type="paragraph" w:customStyle="1" w:styleId="Correctcitation">
    <w:name w:val="Correct citation"/>
    <w:basedOn w:val="BodyText"/>
    <w:qFormat/>
    <w:rsid w:val="00EA5E16"/>
    <w:pPr>
      <w:keepLines/>
      <w:spacing w:after="0"/>
    </w:pPr>
  </w:style>
  <w:style w:type="paragraph" w:customStyle="1" w:styleId="Correctcitation-otherlanguages">
    <w:name w:val="Correct citation - other languages"/>
    <w:basedOn w:val="Correctcitation"/>
    <w:qFormat/>
    <w:rsid w:val="00EE3838"/>
    <w:rPr>
      <w:i/>
    </w:rPr>
  </w:style>
  <w:style w:type="paragraph" w:customStyle="1" w:styleId="citation-otherlanguage">
    <w:name w:val="citation - other language"/>
    <w:basedOn w:val="citation"/>
    <w:qFormat/>
    <w:rsid w:val="002B14E2"/>
    <w:rPr>
      <w:i/>
    </w:rPr>
  </w:style>
  <w:style w:type="paragraph" w:customStyle="1" w:styleId="Bulletedlist">
    <w:name w:val="Bulleted list"/>
    <w:basedOn w:val="Normal"/>
    <w:rsid w:val="00B75111"/>
    <w:pPr>
      <w:numPr>
        <w:numId w:val="11"/>
      </w:numPr>
      <w:spacing w:after="60"/>
      <w:ind w:left="600" w:hanging="360"/>
    </w:pPr>
  </w:style>
  <w:style w:type="character" w:customStyle="1" w:styleId="BodyTextChar">
    <w:name w:val="Body Text Char"/>
    <w:basedOn w:val="DefaultParagraphFont"/>
    <w:link w:val="BodyText"/>
    <w:rsid w:val="002771E7"/>
    <w:rPr>
      <w:rFonts w:ascii="Arial" w:hAnsi="Arial"/>
      <w:sz w:val="22"/>
      <w:lang w:val="en-US" w:eastAsia="en-US"/>
    </w:rPr>
  </w:style>
  <w:style w:type="paragraph" w:styleId="Header">
    <w:name w:val="header"/>
    <w:basedOn w:val="Normal"/>
    <w:link w:val="HeaderChar"/>
    <w:uiPriority w:val="99"/>
    <w:unhideWhenUsed/>
    <w:rsid w:val="00253800"/>
    <w:pPr>
      <w:tabs>
        <w:tab w:val="center" w:pos="4680"/>
        <w:tab w:val="right" w:pos="9360"/>
      </w:tabs>
    </w:pPr>
    <w:rPr>
      <w:b/>
    </w:rPr>
  </w:style>
  <w:style w:type="character" w:customStyle="1" w:styleId="HeaderChar">
    <w:name w:val="Header Char"/>
    <w:basedOn w:val="DefaultParagraphFont"/>
    <w:link w:val="Header"/>
    <w:uiPriority w:val="99"/>
    <w:rsid w:val="00253800"/>
    <w:rPr>
      <w:rFonts w:ascii="Arial" w:hAnsi="Arial"/>
      <w:b/>
      <w:sz w:val="22"/>
      <w:lang w:val="en-US" w:eastAsia="en-US"/>
    </w:rPr>
  </w:style>
  <w:style w:type="paragraph" w:styleId="Footer">
    <w:name w:val="footer"/>
    <w:basedOn w:val="Normal"/>
    <w:link w:val="FooterChar"/>
    <w:uiPriority w:val="99"/>
    <w:unhideWhenUsed/>
    <w:qFormat/>
    <w:rsid w:val="00253800"/>
    <w:pPr>
      <w:tabs>
        <w:tab w:val="center" w:pos="4680"/>
        <w:tab w:val="right" w:pos="9360"/>
      </w:tabs>
    </w:pPr>
  </w:style>
  <w:style w:type="character" w:customStyle="1" w:styleId="FooterChar">
    <w:name w:val="Footer Char"/>
    <w:basedOn w:val="DefaultParagraphFont"/>
    <w:link w:val="Footer"/>
    <w:uiPriority w:val="99"/>
    <w:rsid w:val="00253800"/>
    <w:rPr>
      <w:rFonts w:ascii="Arial" w:hAnsi="Arial"/>
      <w:sz w:val="22"/>
      <w:lang w:val="en-US" w:eastAsia="en-US"/>
    </w:rPr>
  </w:style>
  <w:style w:type="paragraph" w:styleId="FootnoteText">
    <w:name w:val="footnote text"/>
    <w:basedOn w:val="Normal"/>
    <w:link w:val="FootnoteTextChar"/>
    <w:uiPriority w:val="99"/>
    <w:semiHidden/>
    <w:unhideWhenUsed/>
    <w:rsid w:val="002771E7"/>
    <w:rPr>
      <w:sz w:val="20"/>
    </w:rPr>
  </w:style>
  <w:style w:type="character" w:customStyle="1" w:styleId="FootnoteTextChar">
    <w:name w:val="Footnote Text Char"/>
    <w:basedOn w:val="DefaultParagraphFont"/>
    <w:link w:val="FootnoteText"/>
    <w:uiPriority w:val="99"/>
    <w:semiHidden/>
    <w:rsid w:val="002771E7"/>
    <w:rPr>
      <w:rFonts w:ascii="Arial" w:hAnsi="Arial"/>
      <w:lang w:val="en-US" w:eastAsia="en-US"/>
    </w:rPr>
  </w:style>
  <w:style w:type="character" w:styleId="FootnoteReference">
    <w:name w:val="footnote reference"/>
    <w:basedOn w:val="DefaultParagraphFont"/>
    <w:uiPriority w:val="99"/>
    <w:semiHidden/>
    <w:unhideWhenUsed/>
    <w:rsid w:val="002771E7"/>
    <w:rPr>
      <w:vertAlign w:val="superscript"/>
    </w:rPr>
  </w:style>
  <w:style w:type="paragraph" w:styleId="BodyText2">
    <w:name w:val="Body Text 2"/>
    <w:basedOn w:val="Normal"/>
    <w:link w:val="BodyText2Char"/>
    <w:rsid w:val="001E2086"/>
    <w:pPr>
      <w:spacing w:after="120" w:line="480" w:lineRule="auto"/>
    </w:pPr>
  </w:style>
  <w:style w:type="character" w:customStyle="1" w:styleId="BodyText2Char">
    <w:name w:val="Body Text 2 Char"/>
    <w:basedOn w:val="DefaultParagraphFont"/>
    <w:link w:val="BodyText2"/>
    <w:rsid w:val="001E2086"/>
    <w:rPr>
      <w:rFonts w:ascii="Arial" w:hAnsi="Arial"/>
      <w:sz w:val="22"/>
      <w:lang w:val="en-US" w:eastAsia="en-US"/>
    </w:rPr>
  </w:style>
  <w:style w:type="paragraph" w:styleId="CommentText">
    <w:name w:val="annotation text"/>
    <w:basedOn w:val="Normal"/>
    <w:link w:val="CommentTextChar"/>
    <w:semiHidden/>
    <w:rsid w:val="001E2086"/>
    <w:rPr>
      <w:sz w:val="20"/>
    </w:rPr>
  </w:style>
  <w:style w:type="character" w:customStyle="1" w:styleId="CommentTextChar">
    <w:name w:val="Comment Text Char"/>
    <w:basedOn w:val="DefaultParagraphFont"/>
    <w:link w:val="CommentText"/>
    <w:semiHidden/>
    <w:rsid w:val="001E2086"/>
    <w:rPr>
      <w:rFonts w:ascii="Arial" w:hAnsi="Arial"/>
      <w:lang w:val="en-US" w:eastAsia="en-US"/>
    </w:rPr>
  </w:style>
  <w:style w:type="paragraph" w:customStyle="1" w:styleId="Caption-Figure">
    <w:name w:val="Caption - Figure"/>
    <w:basedOn w:val="Normal"/>
    <w:qFormat/>
    <w:rsid w:val="002771E7"/>
    <w:pPr>
      <w:keepLines/>
      <w:spacing w:before="120" w:after="240"/>
    </w:pPr>
    <w:rPr>
      <w:i/>
      <w:sz w:val="20"/>
    </w:rPr>
  </w:style>
  <w:style w:type="character" w:styleId="CommentReference">
    <w:name w:val="annotation reference"/>
    <w:basedOn w:val="DefaultParagraphFont"/>
    <w:semiHidden/>
    <w:unhideWhenUsed/>
    <w:rsid w:val="00502E71"/>
    <w:rPr>
      <w:sz w:val="16"/>
      <w:szCs w:val="16"/>
    </w:rPr>
  </w:style>
  <w:style w:type="paragraph" w:customStyle="1" w:styleId="Blockquote">
    <w:name w:val="Blockquote"/>
    <w:basedOn w:val="Normal"/>
    <w:rsid w:val="002771E7"/>
    <w:pPr>
      <w:spacing w:before="120" w:after="120"/>
      <w:ind w:left="720"/>
    </w:pPr>
  </w:style>
  <w:style w:type="paragraph" w:customStyle="1" w:styleId="BodyTextBold">
    <w:name w:val="Body Text + Bold"/>
    <w:basedOn w:val="BodyText"/>
    <w:rsid w:val="002771E7"/>
    <w:rPr>
      <w:b/>
    </w:rPr>
  </w:style>
  <w:style w:type="paragraph" w:customStyle="1" w:styleId="BodyTextBoldItallics">
    <w:name w:val="Body Text + Bold + Itallics"/>
    <w:basedOn w:val="BodyText"/>
    <w:rsid w:val="002771E7"/>
    <w:rPr>
      <w:b/>
      <w:i/>
    </w:rPr>
  </w:style>
  <w:style w:type="paragraph" w:customStyle="1" w:styleId="BodyTextCentered">
    <w:name w:val="Body Text + Centered"/>
    <w:basedOn w:val="BodyText"/>
    <w:rsid w:val="002771E7"/>
    <w:pPr>
      <w:jc w:val="center"/>
    </w:pPr>
  </w:style>
  <w:style w:type="paragraph" w:customStyle="1" w:styleId="Caption-Table">
    <w:name w:val="Caption - Table"/>
    <w:basedOn w:val="Normal"/>
    <w:qFormat/>
    <w:rsid w:val="002771E7"/>
    <w:pPr>
      <w:keepNext/>
      <w:keepLines/>
      <w:spacing w:before="240" w:after="120"/>
    </w:pPr>
    <w:rPr>
      <w:i/>
      <w:sz w:val="20"/>
      <w:lang w:val="en-CA"/>
    </w:rPr>
  </w:style>
  <w:style w:type="paragraph" w:customStyle="1" w:styleId="citation-translated">
    <w:name w:val="citation - translated"/>
    <w:basedOn w:val="citation"/>
    <w:qFormat/>
    <w:rsid w:val="002771E7"/>
    <w:rPr>
      <w:i/>
    </w:rPr>
  </w:style>
  <w:style w:type="paragraph" w:customStyle="1" w:styleId="CoverPageHeaderCSAS">
    <w:name w:val="Cover Page: Header (CSAS)"/>
    <w:basedOn w:val="BodyText"/>
    <w:link w:val="CoverPageHeaderCSASChar"/>
    <w:rsid w:val="002771E7"/>
    <w:pPr>
      <w:tabs>
        <w:tab w:val="right" w:pos="9356"/>
      </w:tabs>
      <w:spacing w:after="0"/>
    </w:pPr>
    <w:rPr>
      <w:b/>
    </w:rPr>
  </w:style>
  <w:style w:type="character" w:customStyle="1" w:styleId="CoverPageHeaderCSASChar">
    <w:name w:val="Cover Page: Header (CSAS) Char"/>
    <w:basedOn w:val="BodyTextChar"/>
    <w:link w:val="CoverPageHeaderCSAS"/>
    <w:rsid w:val="002771E7"/>
    <w:rPr>
      <w:rFonts w:ascii="Arial" w:hAnsi="Arial"/>
      <w:b/>
      <w:sz w:val="22"/>
      <w:lang w:val="en-US" w:eastAsia="en-US"/>
    </w:rPr>
  </w:style>
  <w:style w:type="paragraph" w:customStyle="1" w:styleId="CoverPageHeaderregions">
    <w:name w:val="Cover Page: Header (region(s)"/>
    <w:aliases w:val="series,number)"/>
    <w:basedOn w:val="Normal"/>
    <w:rsid w:val="002771E7"/>
    <w:pPr>
      <w:pBdr>
        <w:bottom w:val="single" w:sz="4" w:space="1" w:color="auto"/>
      </w:pBdr>
      <w:tabs>
        <w:tab w:val="right" w:pos="9356"/>
      </w:tabs>
    </w:pPr>
    <w:rPr>
      <w:b/>
    </w:rPr>
  </w:style>
  <w:style w:type="character" w:customStyle="1" w:styleId="Heading1Char">
    <w:name w:val="Heading 1 Char"/>
    <w:basedOn w:val="DefaultParagraphFont"/>
    <w:link w:val="Heading1"/>
    <w:rsid w:val="007C7BF8"/>
    <w:rPr>
      <w:rFonts w:ascii="Arial Bold" w:hAnsi="Arial Bold"/>
      <w:b/>
      <w:caps/>
      <w:sz w:val="32"/>
      <w:szCs w:val="24"/>
      <w:lang w:eastAsia="en-US"/>
    </w:rPr>
  </w:style>
  <w:style w:type="character" w:customStyle="1" w:styleId="Heading3Char">
    <w:name w:val="Heading 3 Char"/>
    <w:basedOn w:val="DefaultParagraphFont"/>
    <w:link w:val="Heading3"/>
    <w:rsid w:val="002771E7"/>
    <w:rPr>
      <w:rFonts w:ascii="Arial" w:hAnsi="Arial"/>
      <w:b/>
      <w:sz w:val="24"/>
      <w:szCs w:val="22"/>
      <w:lang w:eastAsia="en-US"/>
    </w:rPr>
  </w:style>
  <w:style w:type="character" w:customStyle="1" w:styleId="Heading4Char">
    <w:name w:val="Heading 4 Char"/>
    <w:basedOn w:val="DefaultParagraphFont"/>
    <w:link w:val="Heading4"/>
    <w:rsid w:val="002771E7"/>
    <w:rPr>
      <w:rFonts w:ascii="Arial" w:hAnsi="Arial"/>
      <w:b/>
      <w:bCs/>
      <w:sz w:val="22"/>
      <w:szCs w:val="28"/>
      <w:lang w:eastAsia="en-US"/>
    </w:rPr>
  </w:style>
  <w:style w:type="character" w:customStyle="1" w:styleId="Heading5Char">
    <w:name w:val="Heading 5 Char"/>
    <w:basedOn w:val="DefaultParagraphFont"/>
    <w:link w:val="Heading5"/>
    <w:rsid w:val="002771E7"/>
    <w:rPr>
      <w:rFonts w:ascii="Arial" w:hAnsi="Arial"/>
      <w:i/>
      <w:sz w:val="22"/>
      <w:lang w:val="en-US" w:eastAsia="en-US"/>
    </w:rPr>
  </w:style>
  <w:style w:type="paragraph" w:styleId="ListBullet2">
    <w:name w:val="List Bullet 2"/>
    <w:basedOn w:val="Normal"/>
    <w:unhideWhenUsed/>
    <w:rsid w:val="002771E7"/>
    <w:pPr>
      <w:numPr>
        <w:numId w:val="26"/>
      </w:numPr>
      <w:spacing w:after="120"/>
      <w:contextualSpacing/>
    </w:pPr>
  </w:style>
  <w:style w:type="paragraph" w:styleId="ListNumber">
    <w:name w:val="List Number"/>
    <w:basedOn w:val="Normal"/>
    <w:unhideWhenUsed/>
    <w:rsid w:val="002771E7"/>
    <w:pPr>
      <w:numPr>
        <w:numId w:val="27"/>
      </w:numPr>
      <w:spacing w:after="120"/>
    </w:pPr>
  </w:style>
  <w:style w:type="paragraph" w:styleId="ListNumber2">
    <w:name w:val="List Number 2"/>
    <w:basedOn w:val="Normal"/>
    <w:unhideWhenUsed/>
    <w:rsid w:val="002771E7"/>
    <w:pPr>
      <w:numPr>
        <w:numId w:val="28"/>
      </w:numPr>
      <w:spacing w:after="120"/>
    </w:pPr>
  </w:style>
  <w:style w:type="paragraph" w:customStyle="1" w:styleId="PageHeaderRegionsNameofthereport">
    <w:name w:val="Page Header: Region(s) + Name of the report"/>
    <w:basedOn w:val="BodyText"/>
    <w:link w:val="PageHeaderRegionsNameofthereportChar"/>
    <w:rsid w:val="002771E7"/>
    <w:pPr>
      <w:spacing w:after="0"/>
    </w:pPr>
    <w:rPr>
      <w:b/>
    </w:rPr>
  </w:style>
  <w:style w:type="character" w:customStyle="1" w:styleId="PageHeaderRegionsNameofthereportChar">
    <w:name w:val="Page Header: Region(s) + Name of the report Char"/>
    <w:basedOn w:val="BodyTextChar"/>
    <w:link w:val="PageHeaderRegionsNameofthereport"/>
    <w:rsid w:val="002771E7"/>
    <w:rPr>
      <w:rFonts w:ascii="Arial" w:hAnsi="Arial"/>
      <w:b/>
      <w:sz w:val="22"/>
      <w:lang w:val="en-US" w:eastAsia="en-US"/>
    </w:rPr>
  </w:style>
  <w:style w:type="paragraph" w:styleId="Revision">
    <w:name w:val="Revision"/>
    <w:hidden/>
    <w:uiPriority w:val="99"/>
    <w:semiHidden/>
    <w:rsid w:val="00C11AE1"/>
    <w:rPr>
      <w:rFonts w:ascii="Arial" w:hAnsi="Arial"/>
      <w:sz w:val="22"/>
      <w:lang w:val="en-US" w:eastAsia="en-US"/>
    </w:rPr>
  </w:style>
  <w:style w:type="paragraph" w:customStyle="1" w:styleId="Tablecaption">
    <w:name w:val="Table caption"/>
    <w:basedOn w:val="Normal"/>
    <w:rsid w:val="00BC20E3"/>
    <w:pPr>
      <w:jc w:val="both"/>
    </w:pPr>
    <w:rPr>
      <w:sz w:val="20"/>
    </w:rPr>
  </w:style>
  <w:style w:type="paragraph" w:styleId="ListParagraph">
    <w:name w:val="List Paragraph"/>
    <w:basedOn w:val="Normal"/>
    <w:uiPriority w:val="34"/>
    <w:qFormat/>
    <w:rsid w:val="00961B15"/>
    <w:pPr>
      <w:spacing w:after="160" w:line="259" w:lineRule="auto"/>
      <w:ind w:left="720"/>
      <w:contextualSpacing/>
    </w:pPr>
    <w:rPr>
      <w:rFonts w:asciiTheme="minorHAnsi" w:eastAsiaTheme="minorHAnsi" w:hAnsiTheme="minorHAnsi" w:cstheme="minorBidi"/>
      <w:szCs w:val="22"/>
    </w:rPr>
  </w:style>
  <w:style w:type="character" w:customStyle="1" w:styleId="normaltextrun">
    <w:name w:val="normaltextrun"/>
    <w:basedOn w:val="DefaultParagraphFont"/>
    <w:rsid w:val="009639C9"/>
  </w:style>
  <w:style w:type="character" w:customStyle="1" w:styleId="scxw156529164">
    <w:name w:val="scxw156529164"/>
    <w:basedOn w:val="DefaultParagraphFont"/>
    <w:rsid w:val="00963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5186">
      <w:bodyDiv w:val="1"/>
      <w:marLeft w:val="120"/>
      <w:marRight w:val="120"/>
      <w:marTop w:val="0"/>
      <w:marBottom w:val="120"/>
      <w:divBdr>
        <w:top w:val="none" w:sz="0" w:space="0" w:color="auto"/>
        <w:left w:val="none" w:sz="0" w:space="0" w:color="auto"/>
        <w:bottom w:val="none" w:sz="0" w:space="0" w:color="auto"/>
        <w:right w:val="none" w:sz="0" w:space="0" w:color="auto"/>
      </w:divBdr>
      <w:divsChild>
        <w:div w:id="521558385">
          <w:marLeft w:val="0"/>
          <w:marRight w:val="0"/>
          <w:marTop w:val="0"/>
          <w:marBottom w:val="0"/>
          <w:divBdr>
            <w:top w:val="none" w:sz="0" w:space="0" w:color="auto"/>
            <w:left w:val="none" w:sz="0" w:space="0" w:color="auto"/>
            <w:bottom w:val="none" w:sz="0" w:space="0" w:color="auto"/>
            <w:right w:val="none" w:sz="0" w:space="0" w:color="auto"/>
          </w:divBdr>
          <w:divsChild>
            <w:div w:id="1447697160">
              <w:marLeft w:val="0"/>
              <w:marRight w:val="0"/>
              <w:marTop w:val="0"/>
              <w:marBottom w:val="0"/>
              <w:divBdr>
                <w:top w:val="none" w:sz="0" w:space="0" w:color="auto"/>
                <w:left w:val="none" w:sz="0" w:space="0" w:color="auto"/>
                <w:bottom w:val="none" w:sz="0" w:space="0" w:color="auto"/>
                <w:right w:val="none" w:sz="0" w:space="0" w:color="auto"/>
              </w:divBdr>
              <w:divsChild>
                <w:div w:id="1563632778">
                  <w:marLeft w:val="0"/>
                  <w:marRight w:val="0"/>
                  <w:marTop w:val="0"/>
                  <w:marBottom w:val="0"/>
                  <w:divBdr>
                    <w:top w:val="none" w:sz="0" w:space="0" w:color="auto"/>
                    <w:left w:val="none" w:sz="0" w:space="0" w:color="auto"/>
                    <w:bottom w:val="none" w:sz="0" w:space="0" w:color="auto"/>
                    <w:right w:val="none" w:sz="0" w:space="0" w:color="auto"/>
                  </w:divBdr>
                  <w:divsChild>
                    <w:div w:id="126661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528164">
      <w:bodyDiv w:val="1"/>
      <w:marLeft w:val="0"/>
      <w:marRight w:val="0"/>
      <w:marTop w:val="0"/>
      <w:marBottom w:val="0"/>
      <w:divBdr>
        <w:top w:val="none" w:sz="0" w:space="0" w:color="auto"/>
        <w:left w:val="none" w:sz="0" w:space="0" w:color="auto"/>
        <w:bottom w:val="none" w:sz="0" w:space="0" w:color="auto"/>
        <w:right w:val="none" w:sz="0" w:space="0" w:color="auto"/>
      </w:divBdr>
    </w:div>
    <w:div w:id="814108084">
      <w:bodyDiv w:val="1"/>
      <w:marLeft w:val="0"/>
      <w:marRight w:val="0"/>
      <w:marTop w:val="0"/>
      <w:marBottom w:val="0"/>
      <w:divBdr>
        <w:top w:val="none" w:sz="0" w:space="0" w:color="auto"/>
        <w:left w:val="none" w:sz="0" w:space="0" w:color="auto"/>
        <w:bottom w:val="none" w:sz="0" w:space="0" w:color="auto"/>
        <w:right w:val="none" w:sz="0" w:space="0" w:color="auto"/>
      </w:divBdr>
      <w:divsChild>
        <w:div w:id="316425993">
          <w:marLeft w:val="0"/>
          <w:marRight w:val="0"/>
          <w:marTop w:val="0"/>
          <w:marBottom w:val="0"/>
          <w:divBdr>
            <w:top w:val="none" w:sz="0" w:space="0" w:color="auto"/>
            <w:left w:val="none" w:sz="0" w:space="0" w:color="auto"/>
            <w:bottom w:val="none" w:sz="0" w:space="0" w:color="auto"/>
            <w:right w:val="none" w:sz="0" w:space="0" w:color="auto"/>
          </w:divBdr>
        </w:div>
      </w:divsChild>
    </w:div>
    <w:div w:id="922299960">
      <w:bodyDiv w:val="1"/>
      <w:marLeft w:val="0"/>
      <w:marRight w:val="0"/>
      <w:marTop w:val="0"/>
      <w:marBottom w:val="0"/>
      <w:divBdr>
        <w:top w:val="none" w:sz="0" w:space="0" w:color="auto"/>
        <w:left w:val="none" w:sz="0" w:space="0" w:color="auto"/>
        <w:bottom w:val="none" w:sz="0" w:space="0" w:color="auto"/>
        <w:right w:val="none" w:sz="0" w:space="0" w:color="auto"/>
      </w:divBdr>
    </w:div>
    <w:div w:id="1463498023">
      <w:bodyDiv w:val="1"/>
      <w:marLeft w:val="0"/>
      <w:marRight w:val="0"/>
      <w:marTop w:val="0"/>
      <w:marBottom w:val="0"/>
      <w:divBdr>
        <w:top w:val="none" w:sz="0" w:space="0" w:color="auto"/>
        <w:left w:val="none" w:sz="0" w:space="0" w:color="auto"/>
        <w:bottom w:val="none" w:sz="0" w:space="0" w:color="auto"/>
        <w:right w:val="none" w:sz="0" w:space="0" w:color="auto"/>
      </w:divBdr>
      <w:divsChild>
        <w:div w:id="1695763793">
          <w:marLeft w:val="0"/>
          <w:marRight w:val="0"/>
          <w:marTop w:val="0"/>
          <w:marBottom w:val="0"/>
          <w:divBdr>
            <w:top w:val="none" w:sz="0" w:space="0" w:color="auto"/>
            <w:left w:val="none" w:sz="0" w:space="0" w:color="auto"/>
            <w:bottom w:val="none" w:sz="0" w:space="0" w:color="auto"/>
            <w:right w:val="none" w:sz="0" w:space="0" w:color="auto"/>
          </w:divBdr>
        </w:div>
        <w:div w:id="301011218">
          <w:marLeft w:val="0"/>
          <w:marRight w:val="0"/>
          <w:marTop w:val="0"/>
          <w:marBottom w:val="0"/>
          <w:divBdr>
            <w:top w:val="none" w:sz="0" w:space="0" w:color="auto"/>
            <w:left w:val="none" w:sz="0" w:space="0" w:color="auto"/>
            <w:bottom w:val="none" w:sz="0" w:space="0" w:color="auto"/>
            <w:right w:val="none" w:sz="0" w:space="0" w:color="auto"/>
          </w:divBdr>
        </w:div>
        <w:div w:id="691077629">
          <w:marLeft w:val="0"/>
          <w:marRight w:val="0"/>
          <w:marTop w:val="0"/>
          <w:marBottom w:val="0"/>
          <w:divBdr>
            <w:top w:val="none" w:sz="0" w:space="0" w:color="auto"/>
            <w:left w:val="none" w:sz="0" w:space="0" w:color="auto"/>
            <w:bottom w:val="none" w:sz="0" w:space="0" w:color="auto"/>
            <w:right w:val="none" w:sz="0" w:space="0" w:color="auto"/>
          </w:divBdr>
        </w:div>
      </w:divsChild>
    </w:div>
    <w:div w:id="1941521393">
      <w:bodyDiv w:val="1"/>
      <w:marLeft w:val="0"/>
      <w:marRight w:val="0"/>
      <w:marTop w:val="0"/>
      <w:marBottom w:val="0"/>
      <w:divBdr>
        <w:top w:val="none" w:sz="0" w:space="0" w:color="auto"/>
        <w:left w:val="none" w:sz="0" w:space="0" w:color="auto"/>
        <w:bottom w:val="none" w:sz="0" w:space="0" w:color="auto"/>
        <w:right w:val="none" w:sz="0" w:space="0" w:color="auto"/>
      </w:divBdr>
    </w:div>
    <w:div w:id="203280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dfo-mpo.gc.ca/reports-rapports/regs/sff-cpd/precaution-eng.htm"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csas-sccs@dfo-mpo.gc.ca"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isdm-gdsi.gc.ca/csas-sccs/applications/events-evenements/index-eng.asp" TargetMode="External"/><Relationship Id="rId33" Type="http://schemas.openxmlformats.org/officeDocument/2006/relationships/hyperlink" Target="http://www.dfo-mpo.gc.ca/csas-sccs/publications/resdocs-docrech/2013/2013_113-eng.html"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dfo-mpo.gc.ca/csas-sccs/Publications/SAR-AS/2012/2012_002-eng.html"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www.dfo-mpo.gc.ca/fisheries-peches/commercial-commerciale/atl-arc/2019/snow-crab-crabe-neige-0504_b-eng.html"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dfo-mpo.gc.ca/csas-sccs/Publications/Pro-Cr/2012/2012_023-eng.html" TargetMode="External"/><Relationship Id="rId36" Type="http://schemas.openxmlformats.org/officeDocument/2006/relationships/oleObject" Target="embeddings/oleObject1.bin"/><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hyperlink" Target="http://www.dfo-mpo.gc.ca/csas-sccs/publications/sar-as/2014/2014_007-eng.html"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www.dfo-mpo.gc.ca/csas-sccs/publications/sar-as/2010/2010_014-eng.htm" TargetMode="External"/><Relationship Id="rId30" Type="http://schemas.openxmlformats.org/officeDocument/2006/relationships/hyperlink" Target="http://www.dfo-mpo.gc.ca/csas-sccs/Publications/SAR-AS/2014/2014_008-eng.html" TargetMode="External"/><Relationship Id="rId35" Type="http://schemas.openxmlformats.org/officeDocument/2006/relationships/image" Target="media/image16.wmf"/><Relationship Id="rId43"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8.wmf"/></Relationships>
</file>

<file path=word/_rels/header3.xml.rels><?xml version="1.0" encoding="UTF-8" standalone="yes"?>
<Relationships xmlns="http://schemas.openxmlformats.org/package/2006/relationships"><Relationship Id="rId1" Type="http://schemas.openxmlformats.org/officeDocument/2006/relationships/image" Target="media/image17.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eauI\Desktop\Templates\2014\SAR-AS2014_nnn-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2C6DF-3DB0-4879-8C05-3E97E5E14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SAR-AS2014_nnn-eng.dotx</Template>
  <TotalTime>2034</TotalTime>
  <Pages>21</Pages>
  <Words>5921</Words>
  <Characters>33753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SAR-AS TEMPLATE</vt:lpstr>
    </vt:vector>
  </TitlesOfParts>
  <Company>DFO</Company>
  <LinksUpToDate>false</LinksUpToDate>
  <CharactersWithSpaces>39595</CharactersWithSpaces>
  <SharedDoc>false</SharedDoc>
  <HLinks>
    <vt:vector size="54" baseType="variant">
      <vt:variant>
        <vt:i4>3473530</vt:i4>
      </vt:variant>
      <vt:variant>
        <vt:i4>24</vt:i4>
      </vt:variant>
      <vt:variant>
        <vt:i4>0</vt:i4>
      </vt:variant>
      <vt:variant>
        <vt:i4>5</vt:i4>
      </vt:variant>
      <vt:variant>
        <vt:lpwstr>http://www.dfo-mpo.gc.ca/csas-sccs</vt:lpwstr>
      </vt:variant>
      <vt:variant>
        <vt:lpwstr/>
      </vt:variant>
      <vt:variant>
        <vt:i4>6553707</vt:i4>
      </vt:variant>
      <vt:variant>
        <vt:i4>21</vt:i4>
      </vt:variant>
      <vt:variant>
        <vt:i4>0</vt:i4>
      </vt:variant>
      <vt:variant>
        <vt:i4>5</vt:i4>
      </vt:variant>
      <vt:variant>
        <vt:lpwstr>http://www.dfo-mpo.gc.ca/Library/333125.pdf</vt:lpwstr>
      </vt:variant>
      <vt:variant>
        <vt:lpwstr/>
      </vt:variant>
      <vt:variant>
        <vt:i4>327764</vt:i4>
      </vt:variant>
      <vt:variant>
        <vt:i4>18</vt:i4>
      </vt:variant>
      <vt:variant>
        <vt:i4>0</vt:i4>
      </vt:variant>
      <vt:variant>
        <vt:i4>5</vt:i4>
      </vt:variant>
      <vt:variant>
        <vt:lpwstr>http://www.isdm-gdsi.gc.ca/csas-sccs/applications/events-evenements/index-eng.asp</vt:lpwstr>
      </vt:variant>
      <vt:variant>
        <vt:lpwstr/>
      </vt:variant>
      <vt:variant>
        <vt:i4>4325450</vt:i4>
      </vt:variant>
      <vt:variant>
        <vt:i4>15</vt:i4>
      </vt:variant>
      <vt:variant>
        <vt:i4>0</vt:i4>
      </vt:variant>
      <vt:variant>
        <vt:i4>5</vt:i4>
      </vt:variant>
      <vt:variant>
        <vt:lpwstr>http://webaim.org/techniques/alttext/</vt:lpwstr>
      </vt:variant>
      <vt:variant>
        <vt:lpwstr/>
      </vt:variant>
      <vt:variant>
        <vt:i4>655429</vt:i4>
      </vt:variant>
      <vt:variant>
        <vt:i4>12</vt:i4>
      </vt:variant>
      <vt:variant>
        <vt:i4>0</vt:i4>
      </vt:variant>
      <vt:variant>
        <vt:i4>5</vt:i4>
      </vt:variant>
      <vt:variant>
        <vt:lpwstr>http://www.dfo-mpo.gc.ca/</vt:lpwstr>
      </vt:variant>
      <vt:variant>
        <vt:lpwstr/>
      </vt:variant>
      <vt:variant>
        <vt:i4>5505050</vt:i4>
      </vt:variant>
      <vt:variant>
        <vt:i4>9</vt:i4>
      </vt:variant>
      <vt:variant>
        <vt:i4>0</vt:i4>
      </vt:variant>
      <vt:variant>
        <vt:i4>5</vt:i4>
      </vt:variant>
      <vt:variant>
        <vt:lpwstr>http://www.shaunakelly.com/word/styles/tipsonstyles.html</vt:lpwstr>
      </vt:variant>
      <vt:variant>
        <vt:lpwstr/>
      </vt:variant>
      <vt:variant>
        <vt:i4>6881385</vt:i4>
      </vt:variant>
      <vt:variant>
        <vt:i4>6</vt:i4>
      </vt:variant>
      <vt:variant>
        <vt:i4>0</vt:i4>
      </vt:variant>
      <vt:variant>
        <vt:i4>5</vt:i4>
      </vt:variant>
      <vt:variant>
        <vt:lpwstr>http://office.microsoft.com/en-us/word-help/creating-accessible-word-documents-HA101999993.aspx</vt:lpwstr>
      </vt:variant>
      <vt:variant>
        <vt:lpwstr/>
      </vt:variant>
      <vt:variant>
        <vt:i4>6619253</vt:i4>
      </vt:variant>
      <vt:variant>
        <vt:i4>3</vt:i4>
      </vt:variant>
      <vt:variant>
        <vt:i4>0</vt:i4>
      </vt:variant>
      <vt:variant>
        <vt:i4>5</vt:i4>
      </vt:variant>
      <vt:variant>
        <vt:lpwstr>http://www.tbs-sct.gc.ca/ws-nw/wa-aw/index-eng.asp</vt:lpwstr>
      </vt:variant>
      <vt:variant>
        <vt:lpwstr/>
      </vt:variant>
      <vt:variant>
        <vt:i4>327764</vt:i4>
      </vt:variant>
      <vt:variant>
        <vt:i4>0</vt:i4>
      </vt:variant>
      <vt:variant>
        <vt:i4>0</vt:i4>
      </vt:variant>
      <vt:variant>
        <vt:i4>5</vt:i4>
      </vt:variant>
      <vt:variant>
        <vt:lpwstr>http://www.isdm-gdsi.gc.ca/csas-sccs/applications/events-evenements/index-eng.asp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SAR-AS TEMPLATE</dc:title>
  <dc:creator>DFO-MPO</dc:creator>
  <cp:keywords>Fisheries and Oceans Canada;Canadian Science Advisory Secretariat;Science Advisory Report</cp:keywords>
  <cp:lastModifiedBy>Rondeau, Amélie</cp:lastModifiedBy>
  <cp:revision>13</cp:revision>
  <cp:lastPrinted>2020-01-30T15:36:00Z</cp:lastPrinted>
  <dcterms:created xsi:type="dcterms:W3CDTF">2021-02-11T01:01:00Z</dcterms:created>
  <dcterms:modified xsi:type="dcterms:W3CDTF">2021-02-22T18:50:00Z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1bfb733f-faef-464c-9b6d-731b56f94973_Enabled">
    <vt:lpwstr>true</vt:lpwstr>
  </property>
  <property fmtid="{D5CDD505-2E9C-101B-9397-08002B2CF9AE}" pid="4" name="MSIP_Label_1bfb733f-faef-464c-9b6d-731b56f94973_SetDate">
    <vt:lpwstr>2021-01-29T12:44:09Z</vt:lpwstr>
  </property>
  <property fmtid="{D5CDD505-2E9C-101B-9397-08002B2CF9AE}" pid="5" name="MSIP_Label_1bfb733f-faef-464c-9b6d-731b56f94973_Method">
    <vt:lpwstr>Standard</vt:lpwstr>
  </property>
  <property fmtid="{D5CDD505-2E9C-101B-9397-08002B2CF9AE}" pid="6" name="MSIP_Label_1bfb733f-faef-464c-9b6d-731b56f94973_Name">
    <vt:lpwstr>Unclass - Non-Classifié</vt:lpwstr>
  </property>
  <property fmtid="{D5CDD505-2E9C-101B-9397-08002B2CF9AE}" pid="7" name="MSIP_Label_1bfb733f-faef-464c-9b6d-731b56f94973_SiteId">
    <vt:lpwstr>1594fdae-a1d9-4405-915d-011467234338</vt:lpwstr>
  </property>
  <property fmtid="{D5CDD505-2E9C-101B-9397-08002B2CF9AE}" pid="8" name="MSIP_Label_1bfb733f-faef-464c-9b6d-731b56f94973_ActionId">
    <vt:lpwstr>79185e16-8563-44e1-982d-000003e682ab</vt:lpwstr>
  </property>
</Properties>
</file>